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outlineLvl w:val="0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能力使用者</w:t>
      </w:r>
      <w:r>
        <w:rPr>
          <w:rFonts w:ascii="宋体" w:hAnsi="宋体"/>
          <w:b/>
          <w:sz w:val="28"/>
          <w:szCs w:val="28"/>
        </w:rPr>
        <w:t>接入</w:t>
      </w:r>
      <w:r>
        <w:rPr>
          <w:rFonts w:hint="eastAsia" w:ascii="宋体" w:hAnsi="宋体"/>
          <w:b/>
          <w:sz w:val="28"/>
          <w:szCs w:val="28"/>
        </w:rPr>
        <w:t>指引</w:t>
      </w:r>
    </w:p>
    <w:p>
      <w:pPr>
        <w:spacing w:line="360" w:lineRule="auto"/>
        <w:jc w:val="left"/>
        <w:rPr>
          <w:rFonts w:ascii="隶书" w:hAnsi="隶书"/>
          <w:sz w:val="22"/>
        </w:rPr>
      </w:pPr>
    </w:p>
    <w:tbl>
      <w:tblPr>
        <w:tblStyle w:val="11"/>
        <w:tblW w:w="833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7"/>
        <w:gridCol w:w="63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7" w:type="dxa"/>
            <w:shd w:val="clear" w:color="auto" w:fill="A6A6A6"/>
            <w:vAlign w:val="center"/>
          </w:tcPr>
          <w:p>
            <w:pPr>
              <w:spacing w:line="360" w:lineRule="auto"/>
              <w:ind w:firstLine="420" w:firstLineChars="200"/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名词</w:t>
            </w:r>
          </w:p>
        </w:tc>
        <w:tc>
          <w:tcPr>
            <w:tcW w:w="6333" w:type="dxa"/>
            <w:shd w:val="clear" w:color="auto" w:fill="A6A6A6"/>
            <w:vAlign w:val="center"/>
          </w:tcPr>
          <w:p>
            <w:pPr>
              <w:spacing w:line="360" w:lineRule="auto"/>
              <w:ind w:firstLine="420" w:firstLineChars="200"/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解释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rPr>
                <w:rFonts w:ascii="宋体" w:hAnsi="宋体"/>
                <w:sz w:val="22"/>
              </w:rPr>
            </w:pPr>
            <w:r>
              <w:rPr>
                <w:rFonts w:hint="eastAsia" w:ascii="宋体" w:hAnsi="宋体"/>
                <w:sz w:val="22"/>
              </w:rPr>
              <w:t>应用</w:t>
            </w:r>
          </w:p>
        </w:tc>
        <w:tc>
          <w:tcPr>
            <w:tcW w:w="6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rPr>
                <w:rFonts w:ascii="宋体" w:hAnsi="宋体"/>
                <w:sz w:val="22"/>
              </w:rPr>
            </w:pPr>
            <w:r>
              <w:rPr>
                <w:rFonts w:hint="eastAsia" w:ascii="宋体" w:hAnsi="宋体"/>
                <w:sz w:val="22"/>
              </w:rPr>
              <w:t>用于支撑各类业务活动的公共要素或环节，承载一定业务功能，可复用，相对稳定。一个应用可以包括多个能力。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rPr>
                <w:rFonts w:ascii="宋体" w:hAnsi="宋体"/>
                <w:sz w:val="22"/>
              </w:rPr>
            </w:pPr>
            <w:r>
              <w:rPr>
                <w:rFonts w:hint="eastAsia" w:ascii="宋体" w:hAnsi="宋体"/>
                <w:sz w:val="22"/>
              </w:rPr>
              <w:t>能力</w:t>
            </w:r>
          </w:p>
        </w:tc>
        <w:tc>
          <w:tcPr>
            <w:tcW w:w="6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rPr>
                <w:rFonts w:ascii="宋体" w:hAnsi="宋体"/>
                <w:sz w:val="22"/>
              </w:rPr>
            </w:pPr>
            <w:r>
              <w:rPr>
                <w:rFonts w:hint="eastAsia" w:ascii="宋体" w:hAnsi="宋体"/>
                <w:sz w:val="22"/>
              </w:rPr>
              <w:t>能力是指提供某项业务功能的具体API接口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应用接入</w:t>
            </w:r>
          </w:p>
        </w:tc>
        <w:tc>
          <w:tcPr>
            <w:tcW w:w="6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业务单元使用能力开放平台的能力，完成业务应用建设的过程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rPr>
                <w:rFonts w:ascii="宋体" w:hAnsi="宋体"/>
                <w:sz w:val="22"/>
              </w:rPr>
            </w:pPr>
            <w:r>
              <w:rPr>
                <w:rFonts w:hint="eastAsia" w:ascii="宋体" w:hAnsi="宋体"/>
                <w:sz w:val="22"/>
              </w:rPr>
              <w:t>API调用方式</w:t>
            </w:r>
          </w:p>
        </w:tc>
        <w:tc>
          <w:tcPr>
            <w:tcW w:w="6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rPr>
                <w:rFonts w:ascii="宋体" w:hAnsi="宋体"/>
                <w:sz w:val="22"/>
              </w:rPr>
            </w:pPr>
            <w:r>
              <w:rPr>
                <w:rFonts w:hint="eastAsia" w:ascii="宋体" w:hAnsi="宋体"/>
                <w:sz w:val="22"/>
              </w:rPr>
              <w:t>通过接口地址调用能力的技术实现方式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能力使用者</w:t>
            </w:r>
          </w:p>
        </w:tc>
        <w:tc>
          <w:tcPr>
            <w:tcW w:w="6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接口服务的业务数据获取</w:t>
            </w:r>
            <w:r>
              <w:rPr>
                <w:rFonts w:hint="eastAsia" w:ascii="宋体" w:hAnsi="宋体"/>
                <w:sz w:val="22"/>
              </w:rPr>
              <w:t>的</w:t>
            </w:r>
            <w:r>
              <w:rPr>
                <w:rFonts w:ascii="宋体" w:hAnsi="宋体"/>
                <w:sz w:val="22"/>
              </w:rPr>
              <w:t>调用方，</w:t>
            </w:r>
            <w:r>
              <w:rPr>
                <w:rFonts w:hint="eastAsia" w:ascii="宋体" w:hAnsi="宋体"/>
                <w:sz w:val="22"/>
              </w:rPr>
              <w:t>又叫</w:t>
            </w:r>
            <w:r>
              <w:rPr>
                <w:rFonts w:ascii="宋体" w:hAnsi="宋体"/>
                <w:sz w:val="22"/>
              </w:rPr>
              <w:t>应用发起方</w:t>
            </w:r>
          </w:p>
        </w:tc>
      </w:tr>
    </w:tbl>
    <w:p>
      <w:pPr>
        <w:spacing w:line="360" w:lineRule="auto"/>
        <w:jc w:val="left"/>
        <w:rPr>
          <w:ins w:id="0" w:author="Gu Jia" w:date="2017-11-21T09:36:00Z"/>
          <w:rFonts w:ascii="宋体" w:hAnsi="宋体"/>
          <w:sz w:val="22"/>
        </w:rPr>
      </w:pPr>
    </w:p>
    <w:p>
      <w:pPr>
        <w:pStyle w:val="3"/>
        <w:jc w:val="left"/>
        <w:rPr>
          <w:rFonts w:ascii="隶书" w:hAnsi="隶书"/>
          <w:b w:val="0"/>
          <w:sz w:val="24"/>
          <w:szCs w:val="24"/>
        </w:rPr>
      </w:pPr>
      <w:r>
        <w:rPr>
          <w:rFonts w:ascii="隶书" w:hAnsi="隶书"/>
          <w:b w:val="0"/>
          <w:sz w:val="24"/>
        </w:rPr>
        <w:t>1、</w:t>
      </w:r>
      <w:r>
        <w:rPr>
          <w:rFonts w:ascii="隶书" w:hAnsi="隶书"/>
          <w:b w:val="0"/>
          <w:sz w:val="24"/>
          <w:szCs w:val="24"/>
        </w:rPr>
        <w:t>整体接入流程</w:t>
      </w:r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ascii="隶书" w:hAnsi="隶书"/>
          <w:sz w:val="22"/>
        </w:rPr>
        <w:t>（1）</w:t>
      </w:r>
      <w:r>
        <w:rPr>
          <w:rFonts w:hint="eastAsia" w:ascii="隶书" w:hAnsi="隶书"/>
          <w:sz w:val="22"/>
        </w:rPr>
        <w:t>能力订购流程</w:t>
      </w:r>
      <w:r>
        <w:rPr>
          <w:rFonts w:ascii="隶书" w:hAnsi="隶书"/>
          <w:sz w:val="22"/>
        </w:rPr>
        <w:t>：</w:t>
      </w:r>
      <w:r>
        <w:rPr>
          <w:rFonts w:hint="eastAsia" w:ascii="隶书" w:hAnsi="隶书"/>
          <w:sz w:val="22"/>
        </w:rPr>
        <w:t>在</w:t>
      </w:r>
      <w:r>
        <w:rPr>
          <w:rFonts w:ascii="隶书" w:hAnsi="隶书"/>
          <w:sz w:val="22"/>
        </w:rPr>
        <w:t>能力门户</w:t>
      </w:r>
      <w:r>
        <w:rPr>
          <w:rFonts w:hint="eastAsia" w:ascii="隶书" w:hAnsi="隶书"/>
          <w:sz w:val="22"/>
        </w:rPr>
        <w:t>中已上架的能力，能力使用者可</w:t>
      </w:r>
      <w:r>
        <w:rPr>
          <w:rFonts w:ascii="隶书" w:hAnsi="隶书"/>
          <w:sz w:val="22"/>
        </w:rPr>
        <w:t>根据自身需求在能力</w:t>
      </w:r>
      <w:r>
        <w:rPr>
          <w:rFonts w:hint="eastAsia" w:ascii="隶书" w:hAnsi="隶书"/>
          <w:sz w:val="22"/>
        </w:rPr>
        <w:t>门户</w:t>
      </w:r>
      <w:r>
        <w:rPr>
          <w:rFonts w:ascii="隶书" w:hAnsi="隶书"/>
          <w:sz w:val="22"/>
        </w:rPr>
        <w:t>中完成能力订购，</w:t>
      </w:r>
      <w:r>
        <w:rPr>
          <w:rFonts w:hint="eastAsia" w:ascii="隶书" w:hAnsi="隶书"/>
          <w:sz w:val="22"/>
        </w:rPr>
        <w:t>通过此流程，可获取某能力的使用权限；</w:t>
      </w:r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ascii="隶书" w:hAnsi="隶书"/>
          <w:sz w:val="22"/>
        </w:rPr>
        <w:t>（2）应用接入流程：能力使用者在能力</w:t>
      </w:r>
      <w:r>
        <w:rPr>
          <w:rFonts w:hint="eastAsia" w:ascii="隶书" w:hAnsi="隶书"/>
          <w:sz w:val="22"/>
        </w:rPr>
        <w:t>门户</w:t>
      </w:r>
      <w:r>
        <w:rPr>
          <w:rFonts w:ascii="隶书" w:hAnsi="隶书"/>
          <w:sz w:val="22"/>
        </w:rPr>
        <w:t>中订购完成后，</w:t>
      </w:r>
      <w:r>
        <w:rPr>
          <w:rFonts w:hint="eastAsia" w:ascii="隶书" w:hAnsi="隶书"/>
          <w:sz w:val="22"/>
        </w:rPr>
        <w:t>需</w:t>
      </w:r>
      <w:r>
        <w:rPr>
          <w:rFonts w:ascii="隶书" w:hAnsi="隶书"/>
          <w:sz w:val="22"/>
        </w:rPr>
        <w:t>完成</w:t>
      </w:r>
      <w:r>
        <w:rPr>
          <w:rFonts w:hint="eastAsia" w:ascii="隶书" w:hAnsi="隶书"/>
          <w:sz w:val="22"/>
        </w:rPr>
        <w:t>环境准备、接入开发、联调测试、发布上线等工作，完成</w:t>
      </w:r>
      <w:r>
        <w:rPr>
          <w:rFonts w:ascii="隶书" w:hAnsi="隶书"/>
          <w:sz w:val="22"/>
        </w:rPr>
        <w:t>应用</w:t>
      </w:r>
      <w:r>
        <w:rPr>
          <w:rFonts w:hint="eastAsia" w:ascii="隶书" w:hAnsi="隶书"/>
          <w:sz w:val="22"/>
        </w:rPr>
        <w:t>的</w:t>
      </w:r>
      <w:r>
        <w:rPr>
          <w:rFonts w:ascii="隶书" w:hAnsi="隶书"/>
          <w:sz w:val="22"/>
        </w:rPr>
        <w:t>接入；</w:t>
      </w:r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hint="eastAsia" w:ascii="隶书" w:hAnsi="隶书"/>
          <w:sz w:val="22"/>
        </w:rPr>
        <w:t>（</w:t>
      </w:r>
      <w:r>
        <w:rPr>
          <w:rFonts w:ascii="隶书" w:hAnsi="隶书"/>
          <w:sz w:val="22"/>
        </w:rPr>
        <w:t>3</w:t>
      </w:r>
      <w:r>
        <w:rPr>
          <w:rFonts w:hint="eastAsia" w:ascii="隶书" w:hAnsi="隶书"/>
          <w:sz w:val="22"/>
        </w:rPr>
        <w:t>）</w:t>
      </w:r>
      <w:r>
        <w:rPr>
          <w:rFonts w:ascii="隶书" w:hAnsi="隶书"/>
          <w:sz w:val="22"/>
        </w:rPr>
        <w:t>能力生效流程：</w:t>
      </w:r>
      <w:r>
        <w:rPr>
          <w:rFonts w:hint="eastAsia" w:ascii="隶书" w:hAnsi="隶书"/>
          <w:sz w:val="22"/>
        </w:rPr>
        <w:t>在完成</w:t>
      </w:r>
      <w:r>
        <w:rPr>
          <w:rFonts w:ascii="隶书" w:hAnsi="隶书"/>
          <w:sz w:val="22"/>
        </w:rPr>
        <w:t>能力订购和应用接入流程后，</w:t>
      </w:r>
      <w:r>
        <w:rPr>
          <w:rFonts w:hint="eastAsia" w:ascii="隶书" w:hAnsi="隶书"/>
          <w:sz w:val="22"/>
        </w:rPr>
        <w:t>则</w:t>
      </w:r>
      <w:r>
        <w:rPr>
          <w:rFonts w:ascii="隶书" w:hAnsi="隶书"/>
          <w:sz w:val="22"/>
        </w:rPr>
        <w:t>进入到能力的生效流程，通过此流程能力使用者打开生产环境的能力调用开关，并</w:t>
      </w:r>
      <w:r>
        <w:rPr>
          <w:rFonts w:hint="eastAsia" w:ascii="隶书" w:hAnsi="隶书"/>
          <w:sz w:val="22"/>
        </w:rPr>
        <w:t>开始</w:t>
      </w:r>
      <w:r>
        <w:rPr>
          <w:rFonts w:ascii="隶书" w:hAnsi="隶书"/>
          <w:sz w:val="22"/>
        </w:rPr>
        <w:t>计费。</w:t>
      </w:r>
    </w:p>
    <w:p>
      <w:pPr>
        <w:pStyle w:val="3"/>
        <w:jc w:val="left"/>
        <w:rPr>
          <w:rFonts w:ascii="隶书" w:hAnsi="隶书"/>
          <w:b w:val="0"/>
          <w:sz w:val="24"/>
          <w:szCs w:val="24"/>
        </w:rPr>
      </w:pPr>
      <w:r>
        <w:rPr>
          <w:rFonts w:ascii="隶书" w:hAnsi="隶书"/>
          <w:b w:val="0"/>
          <w:sz w:val="24"/>
        </w:rPr>
        <w:t>2、</w:t>
      </w:r>
      <w:r>
        <w:rPr>
          <w:rFonts w:ascii="隶书" w:hAnsi="隶书"/>
          <w:b w:val="0"/>
          <w:sz w:val="24"/>
          <w:szCs w:val="24"/>
        </w:rPr>
        <w:t>能力订购流程</w:t>
      </w:r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hint="eastAsia" w:ascii="隶书" w:hAnsi="隶书"/>
          <w:sz w:val="22"/>
        </w:rPr>
        <w:t>通过</w:t>
      </w:r>
      <w:r>
        <w:rPr>
          <w:rFonts w:ascii="隶书" w:hAnsi="隶书"/>
          <w:sz w:val="22"/>
        </w:rPr>
        <w:t>简单的几个步骤，</w:t>
      </w:r>
      <w:r>
        <w:rPr>
          <w:rFonts w:hint="eastAsia" w:ascii="隶书" w:hAnsi="隶书"/>
          <w:sz w:val="22"/>
        </w:rPr>
        <w:t>即可</w:t>
      </w:r>
      <w:r>
        <w:rPr>
          <w:rFonts w:ascii="隶书" w:hAnsi="隶书"/>
          <w:sz w:val="22"/>
        </w:rPr>
        <w:t>将您需要的能力订购完成。</w:t>
      </w:r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ascii="隶书" w:hAnsi="隶书"/>
          <w:sz w:val="22"/>
        </w:rPr>
        <w:t>（1）登录I</w:t>
      </w:r>
      <w:r>
        <w:rPr>
          <w:rFonts w:hint="eastAsia" w:ascii="隶书" w:hAnsi="隶书"/>
          <w:sz w:val="22"/>
        </w:rPr>
        <w:t>oT</w:t>
      </w:r>
      <w:r>
        <w:rPr>
          <w:rFonts w:ascii="隶书" w:hAnsi="隶书"/>
          <w:sz w:val="22"/>
        </w:rPr>
        <w:t>统一门户，</w:t>
      </w:r>
      <w:r>
        <w:rPr>
          <w:rFonts w:hint="eastAsia" w:ascii="隶书" w:hAnsi="隶书"/>
          <w:sz w:val="22"/>
        </w:rPr>
        <w:t>点击访问</w:t>
      </w:r>
      <w:r>
        <w:rPr>
          <w:rFonts w:ascii="隶书" w:hAnsi="隶书"/>
          <w:sz w:val="22"/>
        </w:rPr>
        <w:t>中国联通物联网</w:t>
      </w:r>
      <w:r>
        <w:rPr>
          <w:rFonts w:hint="eastAsia" w:ascii="隶书" w:hAnsi="隶书"/>
          <w:sz w:val="22"/>
        </w:rPr>
        <w:t>IoT</w:t>
      </w:r>
      <w:r>
        <w:rPr>
          <w:rFonts w:ascii="隶书" w:hAnsi="隶书"/>
          <w:sz w:val="22"/>
        </w:rPr>
        <w:t xml:space="preserve"> </w:t>
      </w:r>
      <w:r>
        <w:rPr>
          <w:rFonts w:hint="eastAsia" w:ascii="隶书" w:hAnsi="隶书"/>
          <w:sz w:val="22"/>
        </w:rPr>
        <w:t>Gateway</w:t>
      </w:r>
      <w:r>
        <w:rPr>
          <w:rFonts w:ascii="隶书" w:hAnsi="隶书"/>
          <w:sz w:val="22"/>
        </w:rPr>
        <w:t>门户</w:t>
      </w:r>
      <w:r>
        <w:rPr>
          <w:rFonts w:hint="eastAsia" w:ascii="隶书" w:hAnsi="隶书"/>
          <w:sz w:val="22"/>
        </w:rPr>
        <w:t>。</w:t>
      </w:r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ascii="隶书" w:hAnsi="隶书"/>
          <w:sz w:val="22"/>
        </w:rPr>
        <w:t>（2）</w:t>
      </w:r>
      <w:r>
        <w:rPr>
          <w:rFonts w:hint="eastAsia" w:ascii="隶书" w:hAnsi="隶书"/>
          <w:sz w:val="22"/>
          <w:lang w:val="en-US" w:eastAsia="zh-CN"/>
        </w:rPr>
        <w:t>IOT统一门户登录成功后，点击进入“能力平台”，</w:t>
      </w:r>
      <w:r>
        <w:rPr>
          <w:rFonts w:ascii="隶书" w:hAnsi="隶书"/>
          <w:sz w:val="22"/>
        </w:rPr>
        <w:t>点击导航栏“能力产品”。</w:t>
      </w:r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ascii="隶书" w:hAnsi="隶书"/>
          <w:sz w:val="22"/>
        </w:rPr>
        <w:t>（3）</w:t>
      </w:r>
      <w:r>
        <w:rPr>
          <w:rFonts w:hint="eastAsia" w:ascii="隶书" w:hAnsi="隶书"/>
          <w:sz w:val="22"/>
        </w:rPr>
        <w:t>选择</w:t>
      </w:r>
      <w:r>
        <w:rPr>
          <w:rFonts w:ascii="隶书" w:hAnsi="隶书"/>
          <w:sz w:val="22"/>
        </w:rPr>
        <w:t>所需能力进入能力详情页，查看能力的详细说明，</w:t>
      </w:r>
      <w:r>
        <w:rPr>
          <w:rFonts w:hint="eastAsia" w:ascii="隶书" w:hAnsi="隶书"/>
          <w:sz w:val="22"/>
        </w:rPr>
        <w:t>选择</w:t>
      </w:r>
      <w:r>
        <w:rPr>
          <w:rFonts w:ascii="隶书" w:hAnsi="隶书"/>
          <w:sz w:val="22"/>
        </w:rPr>
        <w:t>订购方式，立即订购</w:t>
      </w:r>
      <w:r>
        <w:rPr>
          <w:rFonts w:hint="eastAsia" w:ascii="隶书" w:hAnsi="隶书"/>
          <w:sz w:val="22"/>
          <w:lang w:eastAsia="zh-CN"/>
        </w:rPr>
        <w:t>（</w:t>
      </w:r>
      <w:r>
        <w:rPr>
          <w:rFonts w:hint="eastAsia" w:ascii="隶书" w:hAnsi="隶书"/>
          <w:sz w:val="22"/>
          <w:lang w:val="en-US" w:eastAsia="zh-CN"/>
        </w:rPr>
        <w:t>如：</w:t>
      </w:r>
      <w:r>
        <w:rPr>
          <w:rFonts w:hint="eastAsia" w:ascii="隶书" w:hAnsi="隶书"/>
          <w:sz w:val="22"/>
          <w:lang w:eastAsia="zh-CN"/>
        </w:rPr>
        <w:t>蜂窝安全连接管理能力包、</w:t>
      </w:r>
      <w:r>
        <w:rPr>
          <w:rFonts w:hint="eastAsia" w:ascii="隶书" w:hAnsi="隶书"/>
          <w:sz w:val="22"/>
          <w:lang w:val="en-US" w:eastAsia="zh-CN"/>
        </w:rPr>
        <w:t>定位服务LBS定位</w:t>
      </w:r>
      <w:r>
        <w:rPr>
          <w:rFonts w:hint="eastAsia" w:ascii="隶书" w:hAnsi="隶书"/>
          <w:sz w:val="22"/>
          <w:lang w:eastAsia="zh-CN"/>
        </w:rPr>
        <w:t>）</w:t>
      </w:r>
      <w:r>
        <w:rPr>
          <w:rFonts w:ascii="隶书" w:hAnsi="隶书"/>
          <w:sz w:val="22"/>
        </w:rPr>
        <w:t>。</w:t>
      </w:r>
      <w:bookmarkStart w:id="6" w:name="_GoBack"/>
      <w:bookmarkEnd w:id="6"/>
    </w:p>
    <w:p>
      <w:pPr>
        <w:spacing w:line="360" w:lineRule="auto"/>
        <w:jc w:val="left"/>
        <w:rPr>
          <w:rFonts w:ascii="隶书" w:hAnsi="隶书"/>
          <w:sz w:val="22"/>
        </w:rPr>
      </w:pPr>
      <w:r>
        <w:drawing>
          <wp:inline distT="0" distB="0" distL="114300" distR="114300">
            <wp:extent cx="5269230" cy="1551940"/>
            <wp:effectExtent l="0" t="0" r="7620" b="1016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ascii="隶书" w:hAnsi="隶书"/>
          <w:sz w:val="22"/>
        </w:rPr>
        <w:t>（4）确认订购信息后，</w:t>
      </w:r>
      <w:r>
        <w:rPr>
          <w:rFonts w:hint="eastAsia" w:ascii="隶书" w:hAnsi="隶书"/>
          <w:sz w:val="22"/>
        </w:rPr>
        <w:t>创建</w:t>
      </w:r>
      <w:r>
        <w:rPr>
          <w:rFonts w:ascii="隶书" w:hAnsi="隶书"/>
          <w:sz w:val="22"/>
        </w:rPr>
        <w:t>或者选择应用，</w:t>
      </w:r>
      <w:r>
        <w:rPr>
          <w:rFonts w:hint="eastAsia" w:ascii="隶书" w:hAnsi="隶书"/>
          <w:sz w:val="22"/>
        </w:rPr>
        <w:t>确认</w:t>
      </w:r>
      <w:r>
        <w:rPr>
          <w:rFonts w:ascii="隶书" w:hAnsi="隶书"/>
          <w:sz w:val="22"/>
        </w:rPr>
        <w:t>订购，点击确认之后则完成</w:t>
      </w:r>
      <w:r>
        <w:rPr>
          <w:rFonts w:hint="eastAsia" w:ascii="隶书" w:hAnsi="隶书"/>
          <w:sz w:val="22"/>
        </w:rPr>
        <w:t>了</w:t>
      </w:r>
      <w:r>
        <w:rPr>
          <w:rFonts w:ascii="隶书" w:hAnsi="隶书"/>
          <w:sz w:val="22"/>
        </w:rPr>
        <w:t>能力订购的流程。</w:t>
      </w:r>
    </w:p>
    <w:p>
      <w:pPr>
        <w:spacing w:line="360" w:lineRule="auto"/>
        <w:jc w:val="left"/>
        <w:rPr>
          <w:rFonts w:ascii="隶书" w:hAnsi="隶书"/>
          <w:sz w:val="22"/>
        </w:rPr>
      </w:pPr>
      <w:r>
        <w:rPr>
          <w:rFonts w:ascii="隶书" w:hAnsi="隶书"/>
          <w:sz w:val="22"/>
        </w:rPr>
        <w:drawing>
          <wp:inline distT="0" distB="0" distL="0" distR="0">
            <wp:extent cx="5235575" cy="2665730"/>
            <wp:effectExtent l="0" t="0" r="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2917" cy="267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hint="eastAsia" w:ascii="隶书" w:hAnsi="隶书" w:eastAsia="宋体"/>
          <w:sz w:val="22"/>
          <w:lang w:eastAsia="zh-CN"/>
        </w:rPr>
      </w:pPr>
      <w:r>
        <w:drawing>
          <wp:inline distT="0" distB="0" distL="114300" distR="114300">
            <wp:extent cx="5266690" cy="2583815"/>
            <wp:effectExtent l="0" t="0" r="10160" b="698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隶书" w:hAnsi="隶书"/>
          <w:b/>
          <w:sz w:val="24"/>
        </w:rPr>
      </w:pPr>
    </w:p>
    <w:p>
      <w:pPr>
        <w:pStyle w:val="3"/>
        <w:jc w:val="left"/>
        <w:rPr>
          <w:rFonts w:ascii="隶书" w:hAnsi="隶书"/>
          <w:b w:val="0"/>
          <w:sz w:val="24"/>
        </w:rPr>
      </w:pPr>
      <w:r>
        <w:rPr>
          <w:rFonts w:ascii="隶书" w:hAnsi="隶书"/>
          <w:b w:val="0"/>
          <w:sz w:val="24"/>
        </w:rPr>
        <w:t>3、应用接入流程</w:t>
      </w:r>
      <w:bookmarkStart w:id="0" w:name="_Toc452470731"/>
    </w:p>
    <w:p>
      <w:pPr>
        <w:pStyle w:val="4"/>
        <w:jc w:val="left"/>
        <w:rPr>
          <w:rFonts w:ascii="隶书" w:hAnsi="隶书"/>
          <w:sz w:val="22"/>
        </w:rPr>
      </w:pPr>
      <w:r>
        <w:rPr>
          <w:rFonts w:ascii="隶书" w:hAnsi="隶书"/>
          <w:sz w:val="22"/>
        </w:rPr>
        <w:t>（1）</w:t>
      </w:r>
      <w:r>
        <w:rPr>
          <w:rFonts w:hint="eastAsia" w:ascii="隶书" w:hAnsi="隶书"/>
          <w:sz w:val="22"/>
        </w:rPr>
        <w:t>环境准备</w:t>
      </w:r>
      <w:bookmarkEnd w:id="0"/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ascii="隶书" w:hAnsi="隶书"/>
          <w:sz w:val="22"/>
        </w:rPr>
        <w:t>物联网</w:t>
      </w:r>
      <w:r>
        <w:rPr>
          <w:rFonts w:hint="eastAsia" w:ascii="隶书" w:hAnsi="隶书"/>
          <w:sz w:val="22"/>
        </w:rPr>
        <w:t>IoT</w:t>
      </w:r>
      <w:r>
        <w:rPr>
          <w:rFonts w:ascii="隶书" w:hAnsi="隶书"/>
          <w:sz w:val="22"/>
        </w:rPr>
        <w:t xml:space="preserve"> </w:t>
      </w:r>
      <w:r>
        <w:rPr>
          <w:rFonts w:hint="eastAsia" w:ascii="隶书" w:hAnsi="隶书"/>
          <w:sz w:val="22"/>
        </w:rPr>
        <w:t>Gateway</w:t>
      </w:r>
      <w:r>
        <w:rPr>
          <w:rFonts w:ascii="隶书" w:hAnsi="隶书"/>
          <w:sz w:val="22"/>
        </w:rPr>
        <w:t>门户</w:t>
      </w:r>
      <w:r>
        <w:rPr>
          <w:rFonts w:hint="eastAsia" w:ascii="隶书" w:hAnsi="隶书"/>
          <w:sz w:val="22"/>
        </w:rPr>
        <w:t>提供</w:t>
      </w:r>
      <w:r>
        <w:rPr>
          <w:rFonts w:ascii="隶书" w:hAnsi="隶书"/>
          <w:sz w:val="22"/>
        </w:rPr>
        <w:t>两</w:t>
      </w:r>
      <w:r>
        <w:rPr>
          <w:rFonts w:hint="eastAsia" w:ascii="隶书" w:hAnsi="隶书"/>
          <w:sz w:val="22"/>
        </w:rPr>
        <w:t>套环境</w:t>
      </w:r>
      <w:r>
        <w:rPr>
          <w:rFonts w:hint="eastAsia" w:ascii="隶书" w:hAnsi="隶书"/>
          <w:sz w:val="22"/>
          <w:lang w:eastAsia="zh-CN"/>
        </w:rPr>
        <w:t>（</w:t>
      </w:r>
      <w:r>
        <w:rPr>
          <w:rFonts w:hint="eastAsia" w:ascii="隶书" w:hAnsi="隶书"/>
          <w:b/>
          <w:bCs/>
          <w:sz w:val="22"/>
          <w:lang w:val="en-US" w:eastAsia="zh-CN"/>
        </w:rPr>
        <w:t>沙箱环境暂不可用，请使用生产环境</w:t>
      </w:r>
      <w:r>
        <w:rPr>
          <w:rFonts w:hint="eastAsia" w:ascii="隶书" w:hAnsi="隶书"/>
          <w:sz w:val="22"/>
          <w:lang w:eastAsia="zh-CN"/>
        </w:rPr>
        <w:t>）</w:t>
      </w:r>
      <w:r>
        <w:rPr>
          <w:rFonts w:hint="eastAsia" w:ascii="隶书" w:hAnsi="隶书"/>
          <w:sz w:val="22"/>
        </w:rPr>
        <w:t>，分别是：</w:t>
      </w:r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ascii="隶书" w:hAnsi="隶书"/>
          <w:sz w:val="22"/>
        </w:rPr>
        <w:t>1）、</w:t>
      </w:r>
      <w:r>
        <w:rPr>
          <w:rFonts w:hint="eastAsia" w:ascii="隶书" w:hAnsi="隶书"/>
          <w:sz w:val="22"/>
        </w:rPr>
        <w:t>沙箱环境：功能与生产环境一致，可作接口联调与业务测试</w:t>
      </w:r>
      <w:r>
        <w:rPr>
          <w:rFonts w:hint="eastAsia" w:ascii="隶书" w:hAnsi="隶书"/>
          <w:sz w:val="22"/>
          <w:lang w:eastAsia="zh-CN"/>
        </w:rPr>
        <w:t>（</w:t>
      </w:r>
      <w:r>
        <w:rPr>
          <w:rFonts w:hint="eastAsia" w:ascii="隶书" w:hAnsi="隶书"/>
          <w:b/>
          <w:bCs/>
          <w:sz w:val="22"/>
          <w:lang w:val="en-US" w:eastAsia="zh-CN"/>
        </w:rPr>
        <w:t>暂不可用</w:t>
      </w:r>
      <w:r>
        <w:rPr>
          <w:rFonts w:hint="eastAsia" w:ascii="隶书" w:hAnsi="隶书"/>
          <w:sz w:val="22"/>
          <w:lang w:eastAsia="zh-CN"/>
        </w:rPr>
        <w:t>）</w:t>
      </w:r>
      <w:r>
        <w:rPr>
          <w:rFonts w:hint="eastAsia" w:ascii="隶书" w:hAnsi="隶书"/>
          <w:sz w:val="22"/>
        </w:rPr>
        <w:t>。</w:t>
      </w:r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ascii="隶书" w:hAnsi="隶书"/>
          <w:sz w:val="22"/>
        </w:rPr>
        <w:t xml:space="preserve"> </w:t>
      </w:r>
      <w:r>
        <w:rPr>
          <w:rFonts w:ascii="隶书" w:hAnsi="隶书"/>
          <w:sz w:val="22"/>
        </w:rPr>
        <w:tab/>
      </w:r>
      <w:r>
        <w:rPr>
          <w:rFonts w:hint="eastAsia" w:ascii="隶书" w:hAnsi="隶书"/>
          <w:sz w:val="22"/>
        </w:rPr>
        <w:t>例</w:t>
      </w:r>
      <w:r>
        <w:rPr>
          <w:rFonts w:ascii="隶书" w:hAnsi="隶书"/>
          <w:sz w:val="22"/>
        </w:rPr>
        <w:t xml:space="preserve"> </w:t>
      </w:r>
      <w:r>
        <w:rPr>
          <w:rFonts w:hint="eastAsia" w:ascii="隶书" w:hAnsi="隶书"/>
          <w:sz w:val="22"/>
        </w:rPr>
        <w:t>沙箱地址</w:t>
      </w:r>
      <w:r>
        <w:rPr>
          <w:rFonts w:ascii="隶书" w:hAnsi="隶书"/>
          <w:sz w:val="22"/>
        </w:rPr>
        <w:t>：</w:t>
      </w:r>
      <w:ins w:id="1" w:author="Gu Jia" w:date="2017-11-22T09:00:00Z">
        <w:r>
          <w:rPr>
            <w:rFonts w:ascii="隶书" w:hAnsi="隶书"/>
            <w:sz w:val="22"/>
          </w:rPr>
          <w:t>https://gwtest.10646.cn/api/XXXXX/v1.0</w:t>
        </w:r>
      </w:ins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ascii="隶书" w:hAnsi="隶书"/>
          <w:sz w:val="22"/>
        </w:rPr>
        <w:t>2）、</w:t>
      </w:r>
      <w:r>
        <w:rPr>
          <w:rFonts w:hint="eastAsia" w:ascii="隶书" w:hAnsi="隶书"/>
          <w:sz w:val="22"/>
        </w:rPr>
        <w:t>生产环境：提供生产环境的能力调用</w:t>
      </w:r>
    </w:p>
    <w:p>
      <w:pPr>
        <w:spacing w:line="360" w:lineRule="auto"/>
        <w:ind w:left="420" w:firstLine="420"/>
        <w:jc w:val="left"/>
        <w:rPr>
          <w:rFonts w:ascii="隶书" w:hAnsi="隶书"/>
          <w:sz w:val="22"/>
        </w:rPr>
      </w:pPr>
      <w:r>
        <w:rPr>
          <w:rFonts w:hint="eastAsia" w:ascii="隶书" w:hAnsi="隶书"/>
          <w:sz w:val="22"/>
        </w:rPr>
        <w:t>例</w:t>
      </w:r>
      <w:r>
        <w:rPr>
          <w:rFonts w:ascii="隶书" w:hAnsi="隶书"/>
          <w:sz w:val="22"/>
        </w:rPr>
        <w:t xml:space="preserve"> </w:t>
      </w:r>
      <w:r>
        <w:rPr>
          <w:rFonts w:hint="eastAsia" w:ascii="隶书" w:hAnsi="隶书"/>
          <w:sz w:val="22"/>
        </w:rPr>
        <w:t>生产地址</w:t>
      </w:r>
      <w:r>
        <w:rPr>
          <w:rFonts w:ascii="隶书" w:hAnsi="隶书"/>
          <w:sz w:val="22"/>
        </w:rPr>
        <w:t xml:space="preserve"> :</w:t>
      </w:r>
      <w:ins w:id="2" w:author="Gu Jia" w:date="2017-11-22T08:59:00Z">
        <w:r>
          <w:rPr>
            <w:rFonts w:ascii="隶书" w:hAnsi="隶书"/>
            <w:sz w:val="22"/>
          </w:rPr>
          <w:t>https://gwapi.10646.cn</w:t>
        </w:r>
      </w:ins>
      <w:ins w:id="3" w:author="Gu Jia" w:date="2017-11-22T09:00:00Z">
        <w:r>
          <w:rPr>
            <w:rFonts w:ascii="隶书" w:hAnsi="隶书"/>
            <w:sz w:val="22"/>
          </w:rPr>
          <w:t>/</w:t>
        </w:r>
      </w:ins>
      <w:ins w:id="4" w:author="Gu Jia" w:date="2017-11-22T08:59:00Z">
        <w:r>
          <w:rPr>
            <w:rFonts w:ascii="隶书" w:hAnsi="隶书"/>
            <w:sz w:val="22"/>
          </w:rPr>
          <w:t>api/</w:t>
        </w:r>
      </w:ins>
      <w:ins w:id="5" w:author="Gu Jia" w:date="2017-11-22T09:00:00Z">
        <w:r>
          <w:rPr>
            <w:rFonts w:ascii="隶书" w:hAnsi="隶书"/>
            <w:sz w:val="22"/>
          </w:rPr>
          <w:t>XXXXX</w:t>
        </w:r>
      </w:ins>
      <w:ins w:id="6" w:author="Gu Jia" w:date="2017-11-22T08:59:00Z">
        <w:r>
          <w:rPr>
            <w:rFonts w:ascii="隶书" w:hAnsi="隶书"/>
            <w:sz w:val="22"/>
          </w:rPr>
          <w:t>/v1.0</w:t>
        </w:r>
      </w:ins>
    </w:p>
    <w:p>
      <w:pPr>
        <w:pStyle w:val="4"/>
        <w:jc w:val="left"/>
        <w:rPr>
          <w:rFonts w:ascii="隶书" w:hAnsi="隶书"/>
          <w:sz w:val="22"/>
        </w:rPr>
      </w:pPr>
      <w:r>
        <w:rPr>
          <w:rFonts w:ascii="隶书" w:hAnsi="隶书"/>
          <w:sz w:val="22"/>
        </w:rPr>
        <w:t>（2）</w:t>
      </w:r>
      <w:r>
        <w:rPr>
          <w:rFonts w:hint="eastAsia" w:ascii="隶书" w:hAnsi="隶书"/>
          <w:sz w:val="22"/>
        </w:rPr>
        <w:t>授权介绍</w:t>
      </w:r>
    </w:p>
    <w:p>
      <w:pPr>
        <w:spacing w:line="360" w:lineRule="auto"/>
        <w:jc w:val="left"/>
        <w:rPr>
          <w:rFonts w:ascii="宋体" w:hAnsi="宋体"/>
          <w:szCs w:val="21"/>
        </w:rPr>
      </w:pPr>
      <w:r>
        <w:rPr>
          <w:rFonts w:ascii="隶书" w:hAnsi="隶书"/>
          <w:sz w:val="22"/>
        </w:rPr>
        <w:t xml:space="preserve"> </w:t>
      </w:r>
      <w:r>
        <w:rPr>
          <w:rFonts w:ascii="隶书" w:hAnsi="隶书"/>
          <w:sz w:val="22"/>
        </w:rPr>
        <w:tab/>
      </w:r>
      <w:r>
        <w:rPr>
          <w:rFonts w:ascii="隶书" w:hAnsi="隶书"/>
          <w:sz w:val="22"/>
        </w:rPr>
        <w:t>1）、</w:t>
      </w:r>
      <w:r>
        <w:rPr>
          <w:rFonts w:hint="eastAsia" w:ascii="隶书" w:hAnsi="隶书"/>
          <w:sz w:val="22"/>
        </w:rPr>
        <w:t>当应用</w:t>
      </w:r>
      <w:r>
        <w:rPr>
          <w:rFonts w:ascii="隶书" w:hAnsi="隶书"/>
          <w:sz w:val="22"/>
        </w:rPr>
        <w:t>创建</w:t>
      </w:r>
      <w:r>
        <w:rPr>
          <w:rFonts w:hint="eastAsia" w:ascii="隶书" w:hAnsi="隶书"/>
          <w:sz w:val="22"/>
        </w:rPr>
        <w:t>成功后，分配app_id和app_secret，不同的环境有不同app_secret</w:t>
      </w:r>
      <w:r>
        <w:rPr>
          <w:rFonts w:ascii="隶书" w:hAnsi="隶书"/>
          <w:sz w:val="22"/>
        </w:rPr>
        <w:t>,</w:t>
      </w:r>
      <w:r>
        <w:rPr>
          <w:rFonts w:hint="eastAsia" w:ascii="隶书" w:hAnsi="隶书"/>
          <w:sz w:val="22"/>
        </w:rPr>
        <w:t>查看</w:t>
      </w:r>
      <w:r>
        <w:rPr>
          <w:rFonts w:ascii="隶书" w:hAnsi="隶书"/>
          <w:sz w:val="22"/>
        </w:rPr>
        <w:t>路径为“用户</w:t>
      </w:r>
      <w:r>
        <w:rPr>
          <w:rFonts w:hint="eastAsia" w:ascii="隶书" w:hAnsi="隶书"/>
          <w:sz w:val="22"/>
        </w:rPr>
        <w:t>主页</w:t>
      </w:r>
      <w:r>
        <w:rPr>
          <w:rFonts w:ascii="隶书" w:hAnsi="隶书"/>
          <w:sz w:val="22"/>
        </w:rPr>
        <w:sym w:font="Wingdings" w:char="F0E0"/>
      </w:r>
      <w:r>
        <w:rPr>
          <w:rFonts w:hint="eastAsia" w:ascii="隶书" w:hAnsi="隶书"/>
          <w:sz w:val="22"/>
        </w:rPr>
        <w:t>我</w:t>
      </w:r>
      <w:r>
        <w:rPr>
          <w:rFonts w:ascii="隶书" w:hAnsi="隶书"/>
          <w:sz w:val="22"/>
        </w:rPr>
        <w:t>的应用列表页</w:t>
      </w:r>
      <w:r>
        <w:rPr>
          <w:rFonts w:ascii="隶书" w:hAnsi="隶书"/>
          <w:sz w:val="22"/>
        </w:rPr>
        <w:sym w:font="Wingdings" w:char="F0E0"/>
      </w:r>
      <w:r>
        <w:rPr>
          <w:rFonts w:hint="eastAsia" w:ascii="隶书" w:hAnsi="隶书"/>
          <w:sz w:val="22"/>
        </w:rPr>
        <w:t>应用</w:t>
      </w:r>
      <w:r>
        <w:rPr>
          <w:rFonts w:ascii="隶书" w:hAnsi="隶书"/>
          <w:sz w:val="22"/>
        </w:rPr>
        <w:t>详情查看</w:t>
      </w:r>
      <w:r>
        <w:rPr>
          <w:rFonts w:hint="eastAsia" w:ascii="隶书" w:hAnsi="隶书"/>
          <w:sz w:val="22"/>
        </w:rPr>
        <w:t>页</w:t>
      </w:r>
      <w:r>
        <w:rPr>
          <w:rFonts w:ascii="隶书" w:hAnsi="隶书"/>
          <w:sz w:val="22"/>
        </w:rPr>
        <w:t>”如下图</w:t>
      </w:r>
      <w:r>
        <w:rPr>
          <w:rFonts w:hint="eastAsia" w:ascii="隶书" w:hAnsi="隶书"/>
          <w:sz w:val="22"/>
        </w:rPr>
        <w:t>；</w:t>
      </w:r>
    </w:p>
    <w:p>
      <w:pPr>
        <w:spacing w:line="360" w:lineRule="auto"/>
        <w:jc w:val="left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drawing>
          <wp:inline distT="0" distB="0" distL="0" distR="0">
            <wp:extent cx="4362450" cy="1504950"/>
            <wp:effectExtent l="0" t="0" r="0" b="0"/>
            <wp:docPr id="4" name="图片 4" descr="d:\back\Desktop\微信图片编辑_202206151554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:\back\Desktop\微信图片编辑_20220615155457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ascii="隶书" w:hAnsi="隶书"/>
          <w:sz w:val="22"/>
        </w:rPr>
        <w:t>2）、</w:t>
      </w:r>
      <w:r>
        <w:rPr>
          <w:rFonts w:hint="eastAsia" w:ascii="隶书" w:hAnsi="隶书"/>
          <w:sz w:val="22"/>
        </w:rPr>
        <w:t>能力</w:t>
      </w:r>
      <w:r>
        <w:rPr>
          <w:rFonts w:ascii="隶书" w:hAnsi="隶书"/>
          <w:sz w:val="22"/>
        </w:rPr>
        <w:t>调用时</w:t>
      </w:r>
      <w:r>
        <w:rPr>
          <w:rFonts w:hint="eastAsia" w:ascii="隶书" w:hAnsi="隶书"/>
          <w:sz w:val="22"/>
        </w:rPr>
        <w:t>，需要使用app_secret对请求报文进行签名，请求参数中需要传递app_id进行权限校验，app_id在应用上线后不可变更为全局唯一，app_secret在应用上线后可以在能力门户界面中进行变更；</w:t>
      </w:r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ascii="隶书" w:hAnsi="隶书"/>
          <w:sz w:val="22"/>
        </w:rPr>
        <w:t>3）、签名：</w:t>
      </w:r>
      <w:r>
        <w:rPr>
          <w:rFonts w:hint="eastAsia" w:ascii="隶书" w:hAnsi="隶书"/>
          <w:sz w:val="22"/>
        </w:rPr>
        <w:t>调用api值需要进行签名</w:t>
      </w:r>
      <w:r>
        <w:rPr>
          <w:rFonts w:ascii="隶书" w:hAnsi="隶书"/>
          <w:sz w:val="22"/>
        </w:rPr>
        <w:t>token</w:t>
      </w:r>
      <w:r>
        <w:rPr>
          <w:rFonts w:hint="eastAsia" w:ascii="隶书" w:hAnsi="隶书"/>
          <w:sz w:val="22"/>
        </w:rPr>
        <w:t>值的校验，服务器也会对该请求参数进行验证是否合法的；签名值</w:t>
      </w:r>
      <w:r>
        <w:rPr>
          <w:rFonts w:ascii="隶书" w:hAnsi="隶书"/>
          <w:sz w:val="22"/>
        </w:rPr>
        <w:t>token</w:t>
      </w:r>
      <w:r>
        <w:rPr>
          <w:rFonts w:hint="eastAsia" w:ascii="隶书" w:hAnsi="隶书"/>
          <w:sz w:val="22"/>
        </w:rPr>
        <w:t>是将请求源串以及密钥根据一定签名方法生成的签名值</w:t>
      </w:r>
      <w:bookmarkStart w:id="1" w:name="_Toc452470734"/>
      <w:r>
        <w:rPr>
          <w:rFonts w:hint="eastAsia" w:ascii="隶书" w:hAnsi="隶书"/>
          <w:sz w:val="22"/>
        </w:rPr>
        <w:t>。</w:t>
      </w:r>
      <w:r>
        <w:rPr>
          <w:rFonts w:ascii="隶书" w:hAnsi="隶书"/>
          <w:sz w:val="22"/>
        </w:rPr>
        <w:t>物联网</w:t>
      </w:r>
      <w:r>
        <w:rPr>
          <w:rFonts w:hint="eastAsia" w:ascii="隶书" w:hAnsi="隶书"/>
          <w:sz w:val="22"/>
        </w:rPr>
        <w:t>IoT</w:t>
      </w:r>
      <w:r>
        <w:rPr>
          <w:rFonts w:ascii="隶书" w:hAnsi="隶书"/>
          <w:sz w:val="22"/>
        </w:rPr>
        <w:t xml:space="preserve"> </w:t>
      </w:r>
      <w:r>
        <w:rPr>
          <w:rFonts w:hint="eastAsia" w:ascii="隶书" w:hAnsi="隶书"/>
          <w:sz w:val="22"/>
        </w:rPr>
        <w:t>Gateway提供</w:t>
      </w:r>
      <w:r>
        <w:rPr>
          <w:rFonts w:ascii="隶书" w:hAnsi="隶书"/>
          <w:sz w:val="22"/>
        </w:rPr>
        <w:t>token</w:t>
      </w:r>
      <w:r>
        <w:rPr>
          <w:rFonts w:hint="eastAsia" w:ascii="隶书" w:hAnsi="隶书"/>
          <w:sz w:val="22"/>
        </w:rPr>
        <w:t>算法。应用的请求中必须加上</w:t>
      </w:r>
      <w:r>
        <w:rPr>
          <w:rFonts w:ascii="隶书" w:hAnsi="隶书"/>
          <w:sz w:val="22"/>
        </w:rPr>
        <w:t>token</w:t>
      </w:r>
      <w:r>
        <w:rPr>
          <w:rFonts w:hint="eastAsia" w:ascii="隶书" w:hAnsi="隶书"/>
          <w:sz w:val="22"/>
        </w:rPr>
        <w:t>参数，用于应用的身份验证和请求的防篡改验证。</w:t>
      </w:r>
      <w:r>
        <w:rPr>
          <w:rFonts w:ascii="隶书" w:hAnsi="隶书"/>
          <w:sz w:val="22"/>
        </w:rPr>
        <w:t>token</w:t>
      </w:r>
      <w:r>
        <w:rPr>
          <w:rFonts w:hint="eastAsia" w:ascii="隶书" w:hAnsi="隶书"/>
          <w:sz w:val="22"/>
        </w:rPr>
        <w:t>算法如下：</w:t>
      </w:r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ascii="隶书" w:hAnsi="隶书"/>
          <w:sz w:val="22"/>
        </w:rPr>
        <w:t>a、根据</w:t>
      </w:r>
      <w:r>
        <w:rPr>
          <w:rFonts w:hint="eastAsia" w:ascii="隶书" w:hAnsi="隶书"/>
          <w:sz w:val="22"/>
        </w:rPr>
        <w:t>系统</w:t>
      </w:r>
      <w:r>
        <w:rPr>
          <w:rFonts w:ascii="隶书" w:hAnsi="隶书"/>
          <w:sz w:val="22"/>
        </w:rPr>
        <w:t>参数名称（除</w:t>
      </w:r>
      <w:r>
        <w:rPr>
          <w:rFonts w:hint="eastAsia" w:ascii="隶书" w:hAnsi="隶书"/>
          <w:sz w:val="22"/>
        </w:rPr>
        <w:t>token</w:t>
      </w:r>
      <w:r>
        <w:rPr>
          <w:rFonts w:ascii="隶书" w:hAnsi="隶书"/>
          <w:sz w:val="22"/>
        </w:rPr>
        <w:t>）将所有请求</w:t>
      </w:r>
      <w:r>
        <w:rPr>
          <w:rFonts w:hint="eastAsia" w:ascii="隶书" w:hAnsi="隶书"/>
          <w:sz w:val="22"/>
        </w:rPr>
        <w:t>系统</w:t>
      </w:r>
      <w:r>
        <w:rPr>
          <w:rFonts w:ascii="隶书" w:hAnsi="隶书"/>
          <w:sz w:val="22"/>
        </w:rPr>
        <w:t>参数按照字母先后顺序排序: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1273" w:leftChars="606" w:firstLine="2" w:firstLineChars="1"/>
        <w:rPr>
          <w:rFonts w:ascii="宋体" w:hAnsi="宋体" w:cs="黑体"/>
          <w:sz w:val="21"/>
          <w:szCs w:val="21"/>
        </w:rPr>
      </w:pPr>
      <w:r>
        <w:rPr>
          <w:rFonts w:ascii="宋体" w:hAnsi="宋体" w:cs="黑体"/>
          <w:sz w:val="21"/>
          <w:szCs w:val="21"/>
        </w:rPr>
        <w:t xml:space="preserve">key + value .... key + value </w:t>
      </w:r>
    </w:p>
    <w:p>
      <w:pPr>
        <w:spacing w:line="360" w:lineRule="auto"/>
        <w:ind w:left="1275" w:leftChars="607"/>
        <w:jc w:val="left"/>
        <w:rPr>
          <w:rFonts w:ascii="宋体" w:hAnsi="宋体" w:cs="黑体"/>
          <w:kern w:val="0"/>
          <w:szCs w:val="21"/>
        </w:rPr>
      </w:pPr>
      <w:r>
        <w:rPr>
          <w:rFonts w:ascii="宋体" w:hAnsi="宋体" w:cs="黑体"/>
          <w:kern w:val="0"/>
          <w:szCs w:val="21"/>
        </w:rPr>
        <w:t>例如：</w:t>
      </w:r>
      <w:r>
        <w:rPr>
          <w:rFonts w:hint="eastAsia" w:ascii="宋体" w:hAnsi="宋体" w:cs="黑体"/>
          <w:kern w:val="0"/>
          <w:szCs w:val="21"/>
        </w:rPr>
        <w:t>请求URL为：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1275" w:leftChars="607" w:firstLine="420"/>
        <w:rPr>
          <w:rFonts w:ascii="宋体" w:hAnsi="宋体" w:cs="黑体"/>
          <w:sz w:val="21"/>
          <w:szCs w:val="21"/>
        </w:rPr>
      </w:pPr>
      <w:r>
        <w:rPr>
          <w:rFonts w:hint="eastAsia" w:ascii="宋体" w:hAnsi="宋体" w:cs="黑体"/>
          <w:sz w:val="21"/>
          <w:szCs w:val="21"/>
        </w:rPr>
        <w:t>http</w:t>
      </w:r>
      <w:r>
        <w:rPr>
          <w:rFonts w:ascii="宋体" w:hAnsi="宋体" w:cs="黑体"/>
          <w:sz w:val="21"/>
          <w:szCs w:val="21"/>
        </w:rPr>
        <w:t>s</w:t>
      </w:r>
      <w:r>
        <w:rPr>
          <w:rFonts w:hint="eastAsia" w:ascii="宋体" w:hAnsi="宋体" w:cs="黑体"/>
          <w:sz w:val="21"/>
          <w:szCs w:val="21"/>
        </w:rPr>
        <w:t>://host:port/api</w:t>
      </w:r>
      <w:r>
        <w:rPr>
          <w:rFonts w:ascii="宋体" w:hAnsi="宋体" w:cs="黑体"/>
          <w:sz w:val="21"/>
          <w:szCs w:val="21"/>
        </w:rPr>
        <w:t>/</w:t>
      </w:r>
      <w:r>
        <w:rPr>
          <w:rFonts w:hint="eastAsia" w:ascii="宋体" w:hAnsi="宋体" w:cs="黑体"/>
          <w:sz w:val="21"/>
          <w:szCs w:val="21"/>
        </w:rPr>
        <w:t>customer/</w:t>
      </w:r>
      <w:r>
        <w:rPr>
          <w:rFonts w:ascii="宋体" w:hAnsi="宋体" w:cs="黑体"/>
          <w:sz w:val="21"/>
          <w:szCs w:val="21"/>
        </w:rPr>
        <w:t>cuseser/v1；</w:t>
      </w:r>
    </w:p>
    <w:p>
      <w:pPr>
        <w:spacing w:line="360" w:lineRule="auto"/>
        <w:ind w:left="1275" w:leftChars="607"/>
        <w:jc w:val="left"/>
        <w:rPr>
          <w:rFonts w:ascii="宋体" w:hAnsi="宋体" w:cs="黑体"/>
          <w:kern w:val="0"/>
          <w:szCs w:val="21"/>
        </w:rPr>
      </w:pPr>
      <w:r>
        <w:rPr>
          <w:rFonts w:hint="eastAsia" w:ascii="宋体" w:hAnsi="宋体" w:cs="黑体"/>
          <w:kern w:val="0"/>
          <w:szCs w:val="21"/>
        </w:rPr>
        <w:t>将系统参数值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1275" w:leftChars="607" w:firstLine="420"/>
        <w:rPr>
          <w:rFonts w:ascii="宋体" w:hAnsi="宋体" w:cs="黑体"/>
          <w:sz w:val="21"/>
          <w:szCs w:val="21"/>
        </w:rPr>
      </w:pPr>
      <w:r>
        <w:rPr>
          <w:rFonts w:hint="eastAsia" w:ascii="宋体" w:hAnsi="宋体" w:cs="黑体"/>
          <w:sz w:val="21"/>
          <w:szCs w:val="21"/>
        </w:rPr>
        <w:t>app</w:t>
      </w:r>
      <w:r>
        <w:rPr>
          <w:rFonts w:ascii="宋体" w:hAnsi="宋体" w:cs="黑体"/>
          <w:sz w:val="21"/>
          <w:szCs w:val="21"/>
        </w:rPr>
        <w:t>_</w:t>
      </w:r>
      <w:r>
        <w:rPr>
          <w:rFonts w:hint="eastAsia" w:ascii="宋体" w:hAnsi="宋体" w:cs="黑体"/>
          <w:sz w:val="21"/>
          <w:szCs w:val="21"/>
        </w:rPr>
        <w:t>id</w:t>
      </w:r>
      <w:r>
        <w:rPr>
          <w:rFonts w:ascii="宋体" w:hAnsi="宋体" w:cs="黑体"/>
          <w:sz w:val="21"/>
          <w:szCs w:val="21"/>
        </w:rPr>
        <w:t>=abc,timestamp=2016-04-12 15:06:06 100，trans_id=20160412150606100335423</w:t>
      </w:r>
    </w:p>
    <w:p>
      <w:pPr>
        <w:spacing w:line="360" w:lineRule="auto"/>
        <w:ind w:left="1275" w:leftChars="607"/>
        <w:jc w:val="left"/>
        <w:rPr>
          <w:rFonts w:ascii="宋体" w:hAnsi="宋体" w:cs="黑体"/>
          <w:kern w:val="0"/>
          <w:szCs w:val="21"/>
        </w:rPr>
      </w:pPr>
      <w:r>
        <w:rPr>
          <w:rFonts w:ascii="宋体" w:hAnsi="宋体" w:cs="黑体"/>
          <w:kern w:val="0"/>
          <w:szCs w:val="21"/>
        </w:rPr>
        <w:t>参数名和参数值链接后</w:t>
      </w:r>
      <w:r>
        <w:rPr>
          <w:rFonts w:hint="eastAsia" w:ascii="宋体" w:hAnsi="宋体" w:cs="黑体"/>
          <w:kern w:val="0"/>
          <w:szCs w:val="21"/>
        </w:rPr>
        <w:t>，</w:t>
      </w:r>
      <w:r>
        <w:rPr>
          <w:rFonts w:ascii="宋体" w:hAnsi="宋体" w:cs="黑体"/>
          <w:kern w:val="0"/>
          <w:szCs w:val="21"/>
        </w:rPr>
        <w:t>得到拼装字符串</w:t>
      </w:r>
      <w:r>
        <w:rPr>
          <w:rFonts w:hint="eastAsia" w:ascii="宋体" w:hAnsi="宋体" w:cs="黑体"/>
          <w:kern w:val="0"/>
          <w:szCs w:val="21"/>
        </w:rPr>
        <w:t>：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1275" w:leftChars="607" w:firstLine="420"/>
        <w:rPr>
          <w:rFonts w:ascii="宋体" w:hAnsi="宋体" w:cs="黑体"/>
          <w:sz w:val="21"/>
          <w:szCs w:val="21"/>
        </w:rPr>
      </w:pPr>
      <w:r>
        <w:rPr>
          <w:rFonts w:ascii="宋体" w:hAnsi="宋体" w:cs="黑体"/>
          <w:sz w:val="21"/>
          <w:szCs w:val="21"/>
        </w:rPr>
        <w:t>app_</w:t>
      </w:r>
      <w:r>
        <w:rPr>
          <w:rFonts w:hint="eastAsia" w:ascii="宋体" w:hAnsi="宋体" w:cs="黑体"/>
          <w:sz w:val="21"/>
          <w:szCs w:val="21"/>
        </w:rPr>
        <w:t>id</w:t>
      </w:r>
      <w:r>
        <w:rPr>
          <w:rFonts w:ascii="宋体" w:hAnsi="宋体" w:cs="黑体"/>
          <w:sz w:val="21"/>
          <w:szCs w:val="21"/>
        </w:rPr>
        <w:t>abctimestamp2016-04-12 15:06:06 100trans_id20160412150606100335423</w:t>
      </w:r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hint="eastAsia" w:ascii="隶书" w:hAnsi="隶书"/>
          <w:sz w:val="22"/>
        </w:rPr>
        <w:t>b</w:t>
      </w:r>
      <w:r>
        <w:rPr>
          <w:rFonts w:ascii="隶书" w:hAnsi="隶书"/>
          <w:sz w:val="22"/>
        </w:rPr>
        <w:t>、</w:t>
      </w:r>
      <w:r>
        <w:rPr>
          <w:rFonts w:hint="eastAsia" w:ascii="隶书" w:hAnsi="隶书"/>
          <w:sz w:val="22"/>
        </w:rPr>
        <w:t>拼接app_secret</w:t>
      </w:r>
    </w:p>
    <w:p>
      <w:pPr>
        <w:spacing w:line="360" w:lineRule="auto"/>
        <w:ind w:left="1275" w:leftChars="607"/>
        <w:jc w:val="left"/>
        <w:rPr>
          <w:rFonts w:ascii="宋体" w:hAnsi="宋体" w:cs="黑体"/>
          <w:kern w:val="0"/>
          <w:szCs w:val="21"/>
        </w:rPr>
      </w:pPr>
      <w:r>
        <w:rPr>
          <w:rFonts w:hint="eastAsia" w:ascii="宋体" w:hAnsi="宋体" w:cs="黑体"/>
          <w:kern w:val="0"/>
          <w:szCs w:val="21"/>
        </w:rPr>
        <w:t>app_secret为应用申请</w:t>
      </w:r>
      <w:r>
        <w:rPr>
          <w:rFonts w:ascii="宋体" w:hAnsi="宋体" w:cs="黑体"/>
          <w:kern w:val="0"/>
          <w:szCs w:val="21"/>
        </w:rPr>
        <w:t>时分配的密钥</w:t>
      </w:r>
      <w:r>
        <w:rPr>
          <w:rFonts w:hint="eastAsia" w:ascii="宋体" w:hAnsi="宋体" w:cs="黑体"/>
          <w:kern w:val="0"/>
          <w:szCs w:val="21"/>
        </w:rPr>
        <w:t>，不在URL中传递，双方配置在自己系统中，用于计算token值，增强安全性。</w:t>
      </w:r>
    </w:p>
    <w:p>
      <w:pPr>
        <w:spacing w:line="360" w:lineRule="auto"/>
        <w:ind w:left="1275" w:leftChars="607"/>
        <w:jc w:val="left"/>
        <w:rPr>
          <w:rFonts w:ascii="宋体" w:hAnsi="宋体" w:cs="黑体"/>
          <w:kern w:val="0"/>
          <w:szCs w:val="21"/>
        </w:rPr>
      </w:pPr>
      <w:r>
        <w:rPr>
          <w:rFonts w:hint="eastAsia" w:ascii="宋体" w:hAnsi="宋体" w:cs="黑体"/>
          <w:kern w:val="0"/>
          <w:szCs w:val="21"/>
        </w:rPr>
        <w:t>app_secret值拼接到上面的字串中后面，加入app_secret值为</w:t>
      </w:r>
      <w:r>
        <w:rPr>
          <w:rFonts w:ascii="宋体" w:hAnsi="宋体" w:cs="黑体"/>
          <w:kern w:val="0"/>
          <w:szCs w:val="21"/>
        </w:rPr>
        <w:t>B2732427</w:t>
      </w:r>
      <w:r>
        <w:rPr>
          <w:rFonts w:hint="eastAsia" w:ascii="宋体" w:hAnsi="宋体" w:cs="黑体"/>
          <w:kern w:val="0"/>
          <w:szCs w:val="21"/>
        </w:rPr>
        <w:t>，最终得到：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1275" w:leftChars="607"/>
        <w:rPr>
          <w:rFonts w:ascii="宋体" w:hAnsi="宋体" w:cs="黑体"/>
          <w:sz w:val="21"/>
          <w:szCs w:val="21"/>
        </w:rPr>
      </w:pPr>
      <w:r>
        <w:rPr>
          <w:rFonts w:ascii="宋体" w:hAnsi="宋体" w:cs="黑体"/>
          <w:sz w:val="21"/>
          <w:szCs w:val="21"/>
        </w:rPr>
        <w:t>app_</w:t>
      </w:r>
      <w:r>
        <w:rPr>
          <w:rFonts w:hint="eastAsia" w:ascii="宋体" w:hAnsi="宋体" w:cs="黑体"/>
          <w:sz w:val="21"/>
          <w:szCs w:val="21"/>
        </w:rPr>
        <w:t>id</w:t>
      </w:r>
      <w:r>
        <w:rPr>
          <w:rFonts w:ascii="宋体" w:hAnsi="宋体" w:cs="黑体"/>
          <w:sz w:val="21"/>
          <w:szCs w:val="21"/>
        </w:rPr>
        <w:t>abctimestamp2016-04-12 15:06:06 100trans_id20160412150606100335423B2732427</w:t>
      </w:r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ascii="隶书" w:hAnsi="隶书"/>
          <w:sz w:val="22"/>
        </w:rPr>
        <w:t>c、</w:t>
      </w:r>
      <w:r>
        <w:rPr>
          <w:rFonts w:hint="eastAsia" w:ascii="隶书" w:hAnsi="隶书"/>
          <w:sz w:val="22"/>
        </w:rPr>
        <w:t>采用国密SM</w:t>
      </w:r>
      <w:r>
        <w:rPr>
          <w:rFonts w:ascii="隶书" w:hAnsi="隶书"/>
          <w:sz w:val="22"/>
        </w:rPr>
        <w:t>3</w:t>
      </w:r>
      <w:r>
        <w:rPr>
          <w:rFonts w:hint="eastAsia" w:ascii="隶书" w:hAnsi="隶书"/>
          <w:sz w:val="22"/>
        </w:rPr>
        <w:t>对源串进行加密处理</w:t>
      </w:r>
      <w:r>
        <w:rPr>
          <w:rFonts w:ascii="隶书" w:hAnsi="隶书"/>
          <w:sz w:val="22"/>
        </w:rPr>
        <w:t xml:space="preserve"> 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1275" w:leftChars="607"/>
        <w:rPr>
          <w:rFonts w:ascii="宋体" w:hAnsi="宋体" w:cs="黑体"/>
          <w:sz w:val="21"/>
          <w:szCs w:val="21"/>
        </w:rPr>
      </w:pPr>
      <w:r>
        <w:rPr>
          <w:rFonts w:hint="eastAsia" w:ascii="宋体" w:hAnsi="宋体" w:cs="黑体"/>
          <w:sz w:val="21"/>
          <w:szCs w:val="21"/>
        </w:rPr>
        <w:t>SM</w:t>
      </w:r>
      <w:r>
        <w:rPr>
          <w:rFonts w:ascii="宋体" w:hAnsi="宋体" w:cs="黑体"/>
          <w:sz w:val="21"/>
          <w:szCs w:val="21"/>
        </w:rPr>
        <w:t>3(app_</w:t>
      </w:r>
      <w:r>
        <w:rPr>
          <w:rFonts w:hint="eastAsia" w:ascii="宋体" w:hAnsi="宋体" w:cs="黑体"/>
          <w:sz w:val="21"/>
          <w:szCs w:val="21"/>
        </w:rPr>
        <w:t>id</w:t>
      </w:r>
      <w:r>
        <w:rPr>
          <w:rFonts w:ascii="宋体" w:hAnsi="宋体" w:cs="黑体"/>
          <w:sz w:val="21"/>
          <w:szCs w:val="21"/>
        </w:rPr>
        <w:t>abctimestamp2016-04-12 15:06:06 100trans_id20160412150606100335423B2732427)</w:t>
      </w:r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hint="eastAsia" w:ascii="隶书" w:hAnsi="隶书"/>
          <w:sz w:val="22"/>
        </w:rPr>
        <w:t>d</w:t>
      </w:r>
      <w:r>
        <w:rPr>
          <w:rFonts w:ascii="隶书" w:hAnsi="隶书"/>
          <w:sz w:val="22"/>
        </w:rPr>
        <w:t>、</w:t>
      </w:r>
      <w:r>
        <w:rPr>
          <w:rFonts w:hint="eastAsia" w:ascii="隶书" w:hAnsi="隶书"/>
          <w:sz w:val="22"/>
        </w:rPr>
        <w:t>将上步计算得到结果以16进制小写字母输出，即为签名值</w:t>
      </w:r>
      <w:bookmarkEnd w:id="1"/>
    </w:p>
    <w:p>
      <w:pPr>
        <w:pStyle w:val="4"/>
        <w:jc w:val="left"/>
        <w:rPr>
          <w:rFonts w:ascii="隶书" w:hAnsi="隶书"/>
          <w:sz w:val="22"/>
        </w:rPr>
      </w:pPr>
      <w:bookmarkStart w:id="2" w:name="_Toc452470736"/>
      <w:r>
        <w:rPr>
          <w:rFonts w:ascii="隶书" w:hAnsi="隶书"/>
          <w:sz w:val="22"/>
        </w:rPr>
        <w:t>（3）</w:t>
      </w:r>
      <w:r>
        <w:rPr>
          <w:rFonts w:hint="eastAsia" w:ascii="隶书" w:hAnsi="隶书"/>
          <w:sz w:val="22"/>
        </w:rPr>
        <w:t>调用方式</w:t>
      </w:r>
      <w:bookmarkEnd w:id="2"/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ascii="隶书" w:hAnsi="隶书"/>
          <w:sz w:val="22"/>
        </w:rPr>
        <w:t>通过HTTPS</w:t>
      </w:r>
      <w:r>
        <w:rPr>
          <w:rFonts w:hint="eastAsia" w:ascii="隶书" w:hAnsi="隶书"/>
          <w:sz w:val="22"/>
        </w:rPr>
        <w:t xml:space="preserve"> POST</w:t>
      </w:r>
      <w:r>
        <w:rPr>
          <w:rFonts w:ascii="隶书" w:hAnsi="隶书"/>
          <w:sz w:val="22"/>
        </w:rPr>
        <w:t>请求</w:t>
      </w:r>
      <w:r>
        <w:rPr>
          <w:rFonts w:hint="eastAsia" w:ascii="隶书" w:hAnsi="隶书"/>
          <w:sz w:val="22"/>
        </w:rPr>
        <w:t>方式进行API调用，并根据API规范拼接</w:t>
      </w:r>
      <w:r>
        <w:rPr>
          <w:rFonts w:ascii="隶书" w:hAnsi="隶书"/>
          <w:sz w:val="22"/>
        </w:rPr>
        <w:t>正确的URL，就能够</w:t>
      </w:r>
      <w:r>
        <w:rPr>
          <w:rFonts w:hint="eastAsia" w:ascii="隶书" w:hAnsi="隶书"/>
          <w:sz w:val="22"/>
        </w:rPr>
        <w:t>使用相应能力，取得相应数据</w:t>
      </w:r>
      <w:r>
        <w:rPr>
          <w:rFonts w:ascii="隶书" w:hAnsi="隶书"/>
          <w:sz w:val="22"/>
        </w:rPr>
        <w:t>。</w:t>
      </w:r>
    </w:p>
    <w:p>
      <w:pPr>
        <w:pStyle w:val="4"/>
        <w:jc w:val="left"/>
        <w:rPr>
          <w:rFonts w:ascii="隶书" w:hAnsi="隶书"/>
          <w:sz w:val="22"/>
        </w:rPr>
      </w:pPr>
      <w:bookmarkStart w:id="3" w:name="_Toc452470737"/>
      <w:r>
        <w:rPr>
          <w:rFonts w:ascii="隶书" w:hAnsi="隶书"/>
          <w:sz w:val="22"/>
        </w:rPr>
        <w:t>（4）</w:t>
      </w:r>
      <w:r>
        <w:rPr>
          <w:rFonts w:hint="eastAsia" w:ascii="隶书" w:hAnsi="隶书"/>
          <w:sz w:val="22"/>
        </w:rPr>
        <w:t>调用参数</w:t>
      </w:r>
      <w:bookmarkEnd w:id="3"/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hint="eastAsia" w:ascii="隶书" w:hAnsi="隶书"/>
          <w:sz w:val="22"/>
        </w:rPr>
        <w:t>发起API调用的请求有二类参数：系统参数、应用参数，系统参数与应用参数以POST的方式把提交的数据则放置在HTTPS包的包体中传输；</w:t>
      </w:r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ascii="隶书" w:hAnsi="隶书"/>
          <w:sz w:val="22"/>
        </w:rPr>
        <w:t>1）、</w:t>
      </w:r>
      <w:r>
        <w:rPr>
          <w:rFonts w:hint="eastAsia" w:ascii="隶书" w:hAnsi="隶书"/>
          <w:sz w:val="22"/>
        </w:rPr>
        <w:t>系统参数</w:t>
      </w:r>
      <w:r>
        <w:rPr>
          <w:rFonts w:ascii="隶书" w:hAnsi="隶书"/>
          <w:sz w:val="22"/>
        </w:rPr>
        <w:t>（报文头）</w:t>
      </w:r>
    </w:p>
    <w:tbl>
      <w:tblPr>
        <w:tblStyle w:val="11"/>
        <w:tblW w:w="82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1418"/>
        <w:gridCol w:w="850"/>
        <w:gridCol w:w="1418"/>
        <w:gridCol w:w="32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1271" w:type="dxa"/>
            <w:shd w:val="clear" w:color="auto" w:fill="B2B2B2"/>
          </w:tcPr>
          <w:p>
            <w:pPr>
              <w:spacing w:line="360" w:lineRule="auto"/>
              <w:ind w:firstLine="420"/>
              <w:jc w:val="left"/>
              <w:rPr>
                <w:rFonts w:ascii="隶书" w:hAnsi="隶书"/>
                <w:sz w:val="22"/>
              </w:rPr>
            </w:pPr>
            <w:r>
              <w:rPr>
                <w:rFonts w:hint="eastAsia" w:ascii="隶书" w:hAnsi="隶书"/>
                <w:sz w:val="22"/>
              </w:rPr>
              <w:t>名称</w:t>
            </w:r>
          </w:p>
        </w:tc>
        <w:tc>
          <w:tcPr>
            <w:tcW w:w="1418" w:type="dxa"/>
            <w:shd w:val="clear" w:color="auto" w:fill="B2B2B2"/>
          </w:tcPr>
          <w:p>
            <w:pPr>
              <w:spacing w:line="360" w:lineRule="auto"/>
              <w:ind w:firstLine="420"/>
              <w:jc w:val="left"/>
              <w:rPr>
                <w:rFonts w:ascii="隶书" w:hAnsi="隶书"/>
                <w:sz w:val="22"/>
              </w:rPr>
            </w:pPr>
            <w:r>
              <w:rPr>
                <w:rFonts w:hint="eastAsia" w:ascii="隶书" w:hAnsi="隶书"/>
                <w:sz w:val="22"/>
              </w:rPr>
              <w:t>类型</w:t>
            </w:r>
          </w:p>
        </w:tc>
        <w:tc>
          <w:tcPr>
            <w:tcW w:w="850" w:type="dxa"/>
            <w:shd w:val="clear" w:color="auto" w:fill="B2B2B2"/>
          </w:tcPr>
          <w:p>
            <w:pPr>
              <w:spacing w:line="360" w:lineRule="auto"/>
              <w:jc w:val="left"/>
              <w:rPr>
                <w:rFonts w:ascii="隶书" w:hAnsi="隶书"/>
                <w:sz w:val="22"/>
              </w:rPr>
            </w:pPr>
            <w:r>
              <w:rPr>
                <w:rFonts w:hint="eastAsia" w:ascii="隶书" w:hAnsi="隶书"/>
                <w:sz w:val="22"/>
              </w:rPr>
              <w:t>必填?</w:t>
            </w:r>
          </w:p>
        </w:tc>
        <w:tc>
          <w:tcPr>
            <w:tcW w:w="1418" w:type="dxa"/>
            <w:shd w:val="clear" w:color="auto" w:fill="B2B2B2"/>
          </w:tcPr>
          <w:p>
            <w:pPr>
              <w:spacing w:line="360" w:lineRule="auto"/>
              <w:ind w:firstLine="420"/>
              <w:jc w:val="left"/>
              <w:rPr>
                <w:rFonts w:ascii="隶书" w:hAnsi="隶书"/>
                <w:sz w:val="22"/>
              </w:rPr>
            </w:pPr>
            <w:r>
              <w:rPr>
                <w:rFonts w:hint="eastAsia" w:ascii="隶书" w:hAnsi="隶书"/>
                <w:sz w:val="22"/>
              </w:rPr>
              <w:t>说明</w:t>
            </w:r>
          </w:p>
        </w:tc>
        <w:tc>
          <w:tcPr>
            <w:tcW w:w="3260" w:type="dxa"/>
            <w:shd w:val="clear" w:color="auto" w:fill="B2B2B2"/>
          </w:tcPr>
          <w:p>
            <w:pPr>
              <w:spacing w:line="360" w:lineRule="auto"/>
              <w:ind w:firstLine="420"/>
              <w:jc w:val="left"/>
              <w:rPr>
                <w:rFonts w:ascii="隶书" w:hAnsi="隶书"/>
                <w:sz w:val="22"/>
              </w:rPr>
            </w:pPr>
            <w:r>
              <w:rPr>
                <w:rFonts w:hint="eastAsia" w:ascii="隶书" w:hAnsi="隶书"/>
                <w:sz w:val="22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1271" w:type="dxa"/>
            <w:vAlign w:val="center"/>
          </w:tcPr>
          <w:p>
            <w:pPr>
              <w:spacing w:line="360" w:lineRule="auto"/>
              <w:jc w:val="left"/>
              <w:rPr>
                <w:rFonts w:ascii="隶书" w:hAnsi="隶书"/>
                <w:sz w:val="22"/>
              </w:rPr>
            </w:pPr>
            <w:r>
              <w:rPr>
                <w:rFonts w:ascii="隶书" w:hAnsi="隶书"/>
                <w:sz w:val="22"/>
              </w:rPr>
              <w:t>app_</w:t>
            </w:r>
            <w:r>
              <w:rPr>
                <w:rFonts w:hint="eastAsia" w:ascii="隶书" w:hAnsi="隶书"/>
                <w:sz w:val="22"/>
              </w:rPr>
              <w:t>id</w:t>
            </w:r>
          </w:p>
        </w:tc>
        <w:tc>
          <w:tcPr>
            <w:tcW w:w="1418" w:type="dxa"/>
            <w:vAlign w:val="center"/>
          </w:tcPr>
          <w:p>
            <w:pPr>
              <w:spacing w:line="360" w:lineRule="auto"/>
              <w:jc w:val="left"/>
              <w:rPr>
                <w:rFonts w:ascii="隶书" w:hAnsi="隶书"/>
                <w:sz w:val="22"/>
              </w:rPr>
            </w:pPr>
            <w:r>
              <w:rPr>
                <w:rFonts w:ascii="隶书" w:hAnsi="隶书"/>
                <w:sz w:val="22"/>
              </w:rPr>
              <w:t>string(30)</w:t>
            </w:r>
          </w:p>
        </w:tc>
        <w:tc>
          <w:tcPr>
            <w:tcW w:w="850" w:type="dxa"/>
            <w:vAlign w:val="center"/>
          </w:tcPr>
          <w:p>
            <w:pPr>
              <w:spacing w:line="360" w:lineRule="auto"/>
              <w:jc w:val="left"/>
              <w:rPr>
                <w:rFonts w:ascii="隶书" w:hAnsi="隶书"/>
                <w:sz w:val="22"/>
              </w:rPr>
            </w:pPr>
            <w:r>
              <w:rPr>
                <w:rFonts w:hint="eastAsia" w:ascii="隶书" w:hAnsi="隶书"/>
                <w:sz w:val="22"/>
              </w:rPr>
              <w:t>Y</w:t>
            </w:r>
          </w:p>
        </w:tc>
        <w:tc>
          <w:tcPr>
            <w:tcW w:w="1418" w:type="dxa"/>
            <w:vAlign w:val="center"/>
          </w:tcPr>
          <w:p>
            <w:pPr>
              <w:spacing w:line="360" w:lineRule="auto"/>
              <w:jc w:val="left"/>
              <w:rPr>
                <w:rFonts w:ascii="隶书" w:hAnsi="隶书"/>
                <w:sz w:val="22"/>
              </w:rPr>
            </w:pPr>
            <w:r>
              <w:rPr>
                <w:rFonts w:hint="eastAsia" w:ascii="隶书" w:hAnsi="隶书"/>
                <w:sz w:val="22"/>
              </w:rPr>
              <w:t>接入标识码</w:t>
            </w:r>
          </w:p>
        </w:tc>
        <w:tc>
          <w:tcPr>
            <w:tcW w:w="3260" w:type="dxa"/>
            <w:vAlign w:val="center"/>
          </w:tcPr>
          <w:p>
            <w:pPr>
              <w:spacing w:line="360" w:lineRule="auto"/>
              <w:jc w:val="left"/>
              <w:rPr>
                <w:rFonts w:ascii="隶书" w:hAnsi="隶书"/>
                <w:sz w:val="22"/>
              </w:rPr>
            </w:pPr>
            <w:r>
              <w:rPr>
                <w:rFonts w:ascii="隶书" w:hAnsi="隶书"/>
                <w:sz w:val="22"/>
              </w:rPr>
              <w:t>即应用创建获得的app_key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1" w:hRule="atLeast"/>
          <w:jc w:val="center"/>
        </w:trPr>
        <w:tc>
          <w:tcPr>
            <w:tcW w:w="1271" w:type="dxa"/>
            <w:vAlign w:val="center"/>
          </w:tcPr>
          <w:p>
            <w:pPr>
              <w:spacing w:line="360" w:lineRule="auto"/>
              <w:jc w:val="left"/>
              <w:rPr>
                <w:rFonts w:ascii="隶书" w:hAnsi="隶书"/>
                <w:sz w:val="22"/>
              </w:rPr>
            </w:pPr>
            <w:r>
              <w:rPr>
                <w:rFonts w:hint="eastAsia" w:ascii="隶书" w:hAnsi="隶书"/>
                <w:sz w:val="22"/>
              </w:rPr>
              <w:t>t</w:t>
            </w:r>
            <w:r>
              <w:rPr>
                <w:rFonts w:ascii="隶书" w:hAnsi="隶书"/>
                <w:sz w:val="22"/>
              </w:rPr>
              <w:t>imestamp</w:t>
            </w:r>
          </w:p>
        </w:tc>
        <w:tc>
          <w:tcPr>
            <w:tcW w:w="1418" w:type="dxa"/>
            <w:vAlign w:val="center"/>
          </w:tcPr>
          <w:p>
            <w:pPr>
              <w:spacing w:line="360" w:lineRule="auto"/>
              <w:jc w:val="left"/>
              <w:rPr>
                <w:rFonts w:ascii="隶书" w:hAnsi="隶书"/>
                <w:sz w:val="22"/>
              </w:rPr>
            </w:pPr>
            <w:r>
              <w:rPr>
                <w:rFonts w:ascii="隶书" w:hAnsi="隶书"/>
                <w:sz w:val="22"/>
              </w:rPr>
              <w:t>timestamp</w:t>
            </w:r>
          </w:p>
        </w:tc>
        <w:tc>
          <w:tcPr>
            <w:tcW w:w="850" w:type="dxa"/>
            <w:vAlign w:val="center"/>
          </w:tcPr>
          <w:p>
            <w:pPr>
              <w:spacing w:line="360" w:lineRule="auto"/>
              <w:jc w:val="left"/>
              <w:rPr>
                <w:rFonts w:ascii="隶书" w:hAnsi="隶书"/>
                <w:sz w:val="22"/>
              </w:rPr>
            </w:pPr>
            <w:r>
              <w:rPr>
                <w:rFonts w:hint="eastAsia" w:ascii="隶书" w:hAnsi="隶书"/>
                <w:sz w:val="22"/>
              </w:rPr>
              <w:t>Y</w:t>
            </w:r>
          </w:p>
        </w:tc>
        <w:tc>
          <w:tcPr>
            <w:tcW w:w="1418" w:type="dxa"/>
            <w:vAlign w:val="center"/>
          </w:tcPr>
          <w:p>
            <w:pPr>
              <w:spacing w:line="360" w:lineRule="auto"/>
              <w:jc w:val="left"/>
              <w:rPr>
                <w:rFonts w:ascii="隶书" w:hAnsi="隶书"/>
                <w:sz w:val="22"/>
              </w:rPr>
            </w:pPr>
            <w:r>
              <w:rPr>
                <w:rFonts w:ascii="隶书" w:hAnsi="隶书"/>
                <w:sz w:val="22"/>
              </w:rPr>
              <w:t>时间戳</w:t>
            </w:r>
          </w:p>
        </w:tc>
        <w:tc>
          <w:tcPr>
            <w:tcW w:w="3260" w:type="dxa"/>
            <w:vAlign w:val="center"/>
          </w:tcPr>
          <w:p>
            <w:pPr>
              <w:spacing w:line="360" w:lineRule="auto"/>
              <w:jc w:val="left"/>
              <w:rPr>
                <w:rFonts w:ascii="隶书" w:hAnsi="隶书"/>
                <w:sz w:val="22"/>
              </w:rPr>
            </w:pPr>
            <w:r>
              <w:rPr>
                <w:rFonts w:hint="eastAsia" w:ascii="隶书" w:hAnsi="隶书"/>
                <w:sz w:val="22"/>
              </w:rPr>
              <w:t>当前的系统时间戳，单位为毫秒</w:t>
            </w:r>
            <w:r>
              <w:rPr>
                <w:rFonts w:ascii="隶书" w:hAnsi="隶书"/>
                <w:sz w:val="22"/>
              </w:rPr>
              <w:t>，举例：</w:t>
            </w:r>
            <w:r>
              <w:rPr>
                <w:rFonts w:hint="eastAsia" w:ascii="隶书" w:hAnsi="隶书"/>
                <w:sz w:val="22"/>
              </w:rPr>
              <w:t>2016-</w:t>
            </w:r>
            <w:r>
              <w:rPr>
                <w:rFonts w:ascii="隶书" w:hAnsi="隶书"/>
                <w:sz w:val="22"/>
              </w:rPr>
              <w:t>03-25 12:12:12 187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1" w:hRule="atLeast"/>
          <w:jc w:val="center"/>
        </w:trPr>
        <w:tc>
          <w:tcPr>
            <w:tcW w:w="1271" w:type="dxa"/>
            <w:vAlign w:val="center"/>
          </w:tcPr>
          <w:p>
            <w:pPr>
              <w:spacing w:line="360" w:lineRule="auto"/>
              <w:jc w:val="left"/>
              <w:rPr>
                <w:rFonts w:ascii="隶书" w:hAnsi="隶书"/>
                <w:sz w:val="22"/>
              </w:rPr>
            </w:pPr>
            <w:r>
              <w:rPr>
                <w:rFonts w:ascii="隶书" w:hAnsi="隶书"/>
                <w:sz w:val="22"/>
              </w:rPr>
              <w:t>trans</w:t>
            </w:r>
            <w:r>
              <w:rPr>
                <w:rFonts w:hint="eastAsia" w:ascii="隶书" w:hAnsi="隶书"/>
                <w:sz w:val="22"/>
              </w:rPr>
              <w:t>_id</w:t>
            </w:r>
          </w:p>
        </w:tc>
        <w:tc>
          <w:tcPr>
            <w:tcW w:w="1418" w:type="dxa"/>
            <w:vAlign w:val="center"/>
          </w:tcPr>
          <w:p>
            <w:pPr>
              <w:spacing w:line="360" w:lineRule="auto"/>
              <w:jc w:val="left"/>
              <w:rPr>
                <w:rFonts w:ascii="隶书" w:hAnsi="隶书"/>
                <w:sz w:val="22"/>
              </w:rPr>
            </w:pPr>
            <w:r>
              <w:rPr>
                <w:rFonts w:ascii="隶书" w:hAnsi="隶书"/>
                <w:sz w:val="22"/>
              </w:rPr>
              <w:t>string(23)</w:t>
            </w:r>
          </w:p>
        </w:tc>
        <w:tc>
          <w:tcPr>
            <w:tcW w:w="850" w:type="dxa"/>
            <w:vAlign w:val="center"/>
          </w:tcPr>
          <w:p>
            <w:pPr>
              <w:spacing w:line="360" w:lineRule="auto"/>
              <w:jc w:val="left"/>
              <w:rPr>
                <w:rFonts w:ascii="隶书" w:hAnsi="隶书"/>
                <w:sz w:val="22"/>
              </w:rPr>
            </w:pPr>
            <w:r>
              <w:rPr>
                <w:rFonts w:hint="eastAsia" w:ascii="隶书" w:hAnsi="隶书"/>
                <w:sz w:val="22"/>
              </w:rPr>
              <w:t>Y</w:t>
            </w:r>
          </w:p>
        </w:tc>
        <w:tc>
          <w:tcPr>
            <w:tcW w:w="1418" w:type="dxa"/>
            <w:vAlign w:val="center"/>
          </w:tcPr>
          <w:p>
            <w:pPr>
              <w:spacing w:line="360" w:lineRule="auto"/>
              <w:jc w:val="left"/>
              <w:rPr>
                <w:rFonts w:ascii="隶书" w:hAnsi="隶书"/>
                <w:sz w:val="22"/>
              </w:rPr>
            </w:pPr>
            <w:r>
              <w:rPr>
                <w:rFonts w:hint="eastAsia" w:ascii="隶书" w:hAnsi="隶书"/>
                <w:sz w:val="22"/>
              </w:rPr>
              <w:t>序列号</w:t>
            </w:r>
          </w:p>
        </w:tc>
        <w:tc>
          <w:tcPr>
            <w:tcW w:w="3260" w:type="dxa"/>
            <w:vAlign w:val="center"/>
          </w:tcPr>
          <w:p>
            <w:pPr>
              <w:spacing w:line="360" w:lineRule="auto"/>
              <w:jc w:val="left"/>
              <w:rPr>
                <w:rFonts w:ascii="隶书" w:hAnsi="隶书"/>
                <w:sz w:val="22"/>
              </w:rPr>
            </w:pPr>
            <w:r>
              <w:rPr>
                <w:rFonts w:ascii="隶书" w:hAnsi="隶书"/>
                <w:sz w:val="22"/>
              </w:rPr>
              <w:t>YYYYMMDDHHMMSS+</w:t>
            </w:r>
            <w:r>
              <w:rPr>
                <w:rFonts w:hint="eastAsia" w:ascii="隶书" w:hAnsi="隶书"/>
                <w:sz w:val="22"/>
              </w:rPr>
              <w:t>毫秒(</w:t>
            </w:r>
            <w:r>
              <w:rPr>
                <w:rFonts w:ascii="隶书" w:hAnsi="隶书"/>
                <w:sz w:val="22"/>
              </w:rPr>
              <w:t>3</w:t>
            </w:r>
            <w:r>
              <w:rPr>
                <w:rFonts w:hint="eastAsia" w:ascii="隶书" w:hAnsi="隶书"/>
                <w:sz w:val="22"/>
              </w:rPr>
              <w:t>) +6位随机数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  <w:jc w:val="center"/>
        </w:trPr>
        <w:tc>
          <w:tcPr>
            <w:tcW w:w="1271" w:type="dxa"/>
            <w:vAlign w:val="center"/>
          </w:tcPr>
          <w:p>
            <w:pPr>
              <w:spacing w:line="360" w:lineRule="auto"/>
              <w:jc w:val="left"/>
              <w:rPr>
                <w:rFonts w:ascii="隶书" w:hAnsi="隶书"/>
                <w:sz w:val="22"/>
              </w:rPr>
            </w:pPr>
            <w:r>
              <w:rPr>
                <w:rFonts w:ascii="隶书" w:hAnsi="隶书"/>
                <w:sz w:val="22"/>
              </w:rPr>
              <w:t>t</w:t>
            </w:r>
            <w:r>
              <w:rPr>
                <w:rFonts w:hint="eastAsia" w:ascii="隶书" w:hAnsi="隶书"/>
                <w:sz w:val="22"/>
              </w:rPr>
              <w:t>oken</w:t>
            </w:r>
          </w:p>
        </w:tc>
        <w:tc>
          <w:tcPr>
            <w:tcW w:w="1418" w:type="dxa"/>
            <w:vAlign w:val="center"/>
          </w:tcPr>
          <w:p>
            <w:pPr>
              <w:spacing w:line="360" w:lineRule="auto"/>
              <w:jc w:val="left"/>
              <w:rPr>
                <w:rFonts w:ascii="隶书" w:hAnsi="隶书"/>
                <w:sz w:val="22"/>
              </w:rPr>
            </w:pPr>
            <w:r>
              <w:rPr>
                <w:rFonts w:ascii="隶书" w:hAnsi="隶书"/>
                <w:sz w:val="22"/>
              </w:rPr>
              <w:t>string</w:t>
            </w:r>
            <w:r>
              <w:rPr>
                <w:rFonts w:hint="eastAsia" w:ascii="隶书" w:hAnsi="隶书"/>
                <w:sz w:val="22"/>
              </w:rPr>
              <w:t>(</w:t>
            </w:r>
            <w:r>
              <w:rPr>
                <w:rFonts w:ascii="隶书" w:hAnsi="隶书"/>
                <w:sz w:val="22"/>
              </w:rPr>
              <w:t>256</w:t>
            </w:r>
            <w:r>
              <w:rPr>
                <w:rFonts w:hint="eastAsia" w:ascii="隶书" w:hAnsi="隶书"/>
                <w:sz w:val="22"/>
              </w:rPr>
              <w:t>)</w:t>
            </w:r>
          </w:p>
        </w:tc>
        <w:tc>
          <w:tcPr>
            <w:tcW w:w="850" w:type="dxa"/>
            <w:vAlign w:val="center"/>
          </w:tcPr>
          <w:p>
            <w:pPr>
              <w:spacing w:line="360" w:lineRule="auto"/>
              <w:jc w:val="left"/>
              <w:rPr>
                <w:rFonts w:ascii="隶书" w:hAnsi="隶书"/>
                <w:sz w:val="22"/>
              </w:rPr>
            </w:pPr>
            <w:r>
              <w:rPr>
                <w:rFonts w:hint="eastAsia" w:ascii="隶书" w:hAnsi="隶书"/>
                <w:sz w:val="22"/>
              </w:rPr>
              <w:t>Y</w:t>
            </w:r>
          </w:p>
        </w:tc>
        <w:tc>
          <w:tcPr>
            <w:tcW w:w="1418" w:type="dxa"/>
            <w:vAlign w:val="center"/>
          </w:tcPr>
          <w:p>
            <w:pPr>
              <w:spacing w:line="360" w:lineRule="auto"/>
              <w:jc w:val="left"/>
              <w:rPr>
                <w:rFonts w:ascii="隶书" w:hAnsi="隶书"/>
                <w:sz w:val="22"/>
              </w:rPr>
            </w:pPr>
            <w:r>
              <w:rPr>
                <w:rFonts w:hint="eastAsia" w:ascii="隶书" w:hAnsi="隶书"/>
                <w:sz w:val="22"/>
              </w:rPr>
              <w:t>签名信息</w:t>
            </w:r>
          </w:p>
        </w:tc>
        <w:tc>
          <w:tcPr>
            <w:tcW w:w="3260" w:type="dxa"/>
            <w:vAlign w:val="center"/>
          </w:tcPr>
          <w:p>
            <w:pPr>
              <w:spacing w:line="360" w:lineRule="auto"/>
              <w:ind w:firstLine="420"/>
              <w:jc w:val="left"/>
              <w:rPr>
                <w:rFonts w:ascii="隶书" w:hAnsi="隶书"/>
                <w:sz w:val="22"/>
              </w:rPr>
            </w:pPr>
          </w:p>
        </w:tc>
      </w:tr>
    </w:tbl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ascii="隶书" w:hAnsi="隶书"/>
          <w:sz w:val="22"/>
        </w:rPr>
        <w:t>2）、应用参数（</w:t>
      </w:r>
      <w:r>
        <w:rPr>
          <w:rFonts w:hint="eastAsia" w:ascii="隶书" w:hAnsi="隶书"/>
          <w:sz w:val="22"/>
        </w:rPr>
        <w:t>报文体</w:t>
      </w:r>
      <w:r>
        <w:rPr>
          <w:rFonts w:ascii="隶书" w:hAnsi="隶书"/>
          <w:sz w:val="22"/>
        </w:rPr>
        <w:t>）</w:t>
      </w:r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ascii="隶书" w:hAnsi="隶书"/>
          <w:sz w:val="22"/>
        </w:rPr>
        <w:tab/>
      </w:r>
      <w:r>
        <w:rPr>
          <w:rFonts w:ascii="隶书" w:hAnsi="隶书"/>
          <w:sz w:val="22"/>
        </w:rPr>
        <w:t>应</w:t>
      </w:r>
      <w:r>
        <w:rPr>
          <w:rFonts w:hint="eastAsia" w:ascii="隶书" w:hAnsi="隶书"/>
          <w:sz w:val="22"/>
        </w:rPr>
        <w:t>用</w:t>
      </w:r>
      <w:r>
        <w:rPr>
          <w:rFonts w:ascii="隶书" w:hAnsi="隶书"/>
          <w:sz w:val="22"/>
        </w:rPr>
        <w:t>参数参照</w:t>
      </w:r>
      <w:r>
        <w:rPr>
          <w:rFonts w:ascii="隶书" w:hAnsi="隶书"/>
          <w:color w:val="0000FF"/>
          <w:sz w:val="22"/>
        </w:rPr>
        <w:t>《</w:t>
      </w:r>
      <w:r>
        <w:rPr>
          <w:rFonts w:hint="eastAsia" w:ascii="隶书" w:hAnsi="隶书"/>
          <w:color w:val="0000FF"/>
          <w:sz w:val="22"/>
        </w:rPr>
        <w:t>中国联通物联网</w:t>
      </w:r>
      <w:r>
        <w:rPr>
          <w:rFonts w:ascii="隶书" w:hAnsi="隶书"/>
          <w:color w:val="0000FF"/>
          <w:sz w:val="22"/>
        </w:rPr>
        <w:t>IoT Gateway API</w:t>
      </w:r>
      <w:r>
        <w:rPr>
          <w:rFonts w:hint="eastAsia" w:ascii="隶书" w:hAnsi="隶书"/>
          <w:color w:val="0000FF"/>
          <w:sz w:val="22"/>
        </w:rPr>
        <w:t>规范</w:t>
      </w:r>
      <w:r>
        <w:rPr>
          <w:rFonts w:ascii="隶书" w:hAnsi="隶书"/>
          <w:color w:val="0000FF"/>
          <w:sz w:val="22"/>
        </w:rPr>
        <w:t>》</w:t>
      </w:r>
      <w:r>
        <w:rPr>
          <w:rFonts w:hint="eastAsia" w:ascii="隶书" w:hAnsi="隶书"/>
          <w:color w:val="0000FF"/>
          <w:sz w:val="22"/>
        </w:rPr>
        <w:t>，即对应的能力手册。</w:t>
      </w:r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ascii="隶书" w:hAnsi="隶书"/>
          <w:sz w:val="22"/>
        </w:rPr>
        <w:t>示例：</w:t>
      </w:r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hint="eastAsia" w:ascii="隶书" w:hAnsi="隶书"/>
          <w:sz w:val="22"/>
        </w:rPr>
        <w:t>请求</w:t>
      </w:r>
      <w:r>
        <w:rPr>
          <w:rFonts w:ascii="隶书" w:hAnsi="隶书"/>
          <w:sz w:val="22"/>
        </w:rPr>
        <w:t>报文：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firstLine="440"/>
        <w:rPr>
          <w:rFonts w:ascii="宋体" w:hAnsi="宋体"/>
          <w:i/>
          <w:sz w:val="18"/>
          <w:szCs w:val="18"/>
        </w:rPr>
      </w:pPr>
      <w:r>
        <w:rPr>
          <w:rFonts w:ascii="宋体" w:hAnsi="宋体"/>
          <w:i/>
          <w:sz w:val="18"/>
          <w:szCs w:val="18"/>
        </w:rPr>
        <w:t>{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firstLine="440"/>
        <w:rPr>
          <w:rFonts w:ascii="宋体" w:hAnsi="宋体"/>
          <w:i/>
          <w:sz w:val="18"/>
          <w:szCs w:val="18"/>
        </w:rPr>
      </w:pPr>
      <w:r>
        <w:rPr>
          <w:rFonts w:ascii="宋体" w:hAnsi="宋体"/>
          <w:i/>
          <w:sz w:val="18"/>
          <w:szCs w:val="18"/>
        </w:rPr>
        <w:t xml:space="preserve"> "app_</w:t>
      </w:r>
      <w:r>
        <w:rPr>
          <w:rFonts w:hint="eastAsia" w:ascii="宋体" w:hAnsi="宋体"/>
          <w:i/>
          <w:sz w:val="18"/>
          <w:szCs w:val="18"/>
        </w:rPr>
        <w:t>id</w:t>
      </w:r>
      <w:r>
        <w:rPr>
          <w:rFonts w:ascii="宋体" w:hAnsi="宋体"/>
          <w:i/>
          <w:sz w:val="18"/>
          <w:szCs w:val="18"/>
        </w:rPr>
        <w:t>":"xxxxxxxxx",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firstLine="440"/>
        <w:rPr>
          <w:rFonts w:ascii="宋体" w:hAnsi="宋体"/>
          <w:i/>
          <w:sz w:val="18"/>
          <w:szCs w:val="18"/>
        </w:rPr>
      </w:pPr>
      <w:r>
        <w:rPr>
          <w:rFonts w:ascii="宋体" w:hAnsi="宋体"/>
          <w:i/>
          <w:sz w:val="18"/>
          <w:szCs w:val="18"/>
        </w:rPr>
        <w:t xml:space="preserve"> "timestamp":"</w:t>
      </w:r>
      <w:r>
        <w:rPr>
          <w:rFonts w:hint="eastAsia" w:ascii="宋体" w:hAnsi="宋体"/>
          <w:i/>
          <w:sz w:val="18"/>
          <w:szCs w:val="18"/>
        </w:rPr>
        <w:t>2023-09-06 16:24:11</w:t>
      </w:r>
      <w:r>
        <w:rPr>
          <w:rFonts w:ascii="宋体" w:hAnsi="宋体"/>
          <w:i/>
          <w:sz w:val="18"/>
          <w:szCs w:val="18"/>
        </w:rPr>
        <w:t xml:space="preserve"> 041",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firstLine="440"/>
        <w:rPr>
          <w:rFonts w:ascii="宋体" w:hAnsi="宋体"/>
          <w:i/>
          <w:sz w:val="18"/>
          <w:szCs w:val="18"/>
        </w:rPr>
      </w:pPr>
      <w:r>
        <w:rPr>
          <w:rFonts w:ascii="宋体" w:hAnsi="宋体"/>
          <w:i/>
          <w:sz w:val="18"/>
          <w:szCs w:val="18"/>
        </w:rPr>
        <w:t xml:space="preserve"> "trans_id":"20</w:t>
      </w:r>
      <w:r>
        <w:rPr>
          <w:rFonts w:hint="eastAsia" w:ascii="宋体" w:hAnsi="宋体"/>
          <w:i/>
          <w:sz w:val="18"/>
          <w:szCs w:val="18"/>
          <w:lang w:val="en-US" w:eastAsia="zh-CN"/>
        </w:rPr>
        <w:t>23</w:t>
      </w:r>
      <w:r>
        <w:rPr>
          <w:rFonts w:ascii="宋体" w:hAnsi="宋体"/>
          <w:i/>
          <w:sz w:val="18"/>
          <w:szCs w:val="18"/>
        </w:rPr>
        <w:t>0</w:t>
      </w:r>
      <w:r>
        <w:rPr>
          <w:rFonts w:hint="eastAsia" w:ascii="宋体" w:hAnsi="宋体"/>
          <w:i/>
          <w:sz w:val="18"/>
          <w:szCs w:val="18"/>
          <w:lang w:val="en-US" w:eastAsia="zh-CN"/>
        </w:rPr>
        <w:t>906</w:t>
      </w:r>
      <w:r>
        <w:rPr>
          <w:rFonts w:ascii="宋体" w:hAnsi="宋体"/>
          <w:i/>
          <w:sz w:val="18"/>
          <w:szCs w:val="18"/>
        </w:rPr>
        <w:t>000000041627208",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firstLine="440"/>
        <w:rPr>
          <w:rFonts w:ascii="宋体" w:hAnsi="宋体"/>
          <w:i/>
          <w:sz w:val="18"/>
          <w:szCs w:val="18"/>
        </w:rPr>
      </w:pPr>
      <w:r>
        <w:rPr>
          <w:rFonts w:ascii="宋体" w:hAnsi="宋体"/>
          <w:i/>
          <w:sz w:val="18"/>
          <w:szCs w:val="18"/>
        </w:rPr>
        <w:t xml:space="preserve"> "token":"dsfasdgasdgasdgasgsagdasdgas",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firstLine="440"/>
        <w:rPr>
          <w:rFonts w:ascii="宋体" w:hAnsi="宋体"/>
          <w:i/>
          <w:sz w:val="18"/>
          <w:szCs w:val="18"/>
        </w:rPr>
      </w:pPr>
      <w:r>
        <w:rPr>
          <w:rFonts w:ascii="宋体" w:hAnsi="宋体"/>
          <w:i/>
          <w:sz w:val="18"/>
          <w:szCs w:val="18"/>
        </w:rPr>
        <w:t xml:space="preserve"> "data":{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firstLine="1080" w:firstLineChars="600"/>
        <w:rPr>
          <w:rFonts w:hint="eastAsia" w:ascii="宋体" w:hAnsi="宋体"/>
          <w:i/>
          <w:sz w:val="18"/>
          <w:szCs w:val="18"/>
        </w:rPr>
      </w:pPr>
      <w:r>
        <w:rPr>
          <w:rFonts w:hint="eastAsia" w:ascii="宋体" w:hAnsi="宋体"/>
          <w:i/>
          <w:sz w:val="18"/>
          <w:szCs w:val="18"/>
        </w:rPr>
        <w:t xml:space="preserve"> "messageId": "1",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firstLine="440"/>
        <w:rPr>
          <w:rFonts w:hint="eastAsia" w:ascii="宋体" w:hAnsi="宋体"/>
          <w:i/>
          <w:sz w:val="18"/>
          <w:szCs w:val="18"/>
        </w:rPr>
      </w:pPr>
      <w:r>
        <w:rPr>
          <w:rFonts w:hint="eastAsia" w:ascii="宋体" w:hAnsi="宋体"/>
          <w:i/>
          <w:sz w:val="18"/>
          <w:szCs w:val="18"/>
        </w:rPr>
        <w:t xml:space="preserve">        "openId": "****skd**",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firstLine="440"/>
        <w:rPr>
          <w:rFonts w:hint="eastAsia" w:ascii="宋体" w:hAnsi="宋体"/>
          <w:i/>
          <w:sz w:val="18"/>
          <w:szCs w:val="18"/>
        </w:rPr>
      </w:pPr>
      <w:r>
        <w:rPr>
          <w:rFonts w:hint="eastAsia" w:ascii="宋体" w:hAnsi="宋体"/>
          <w:i/>
          <w:sz w:val="18"/>
          <w:szCs w:val="18"/>
        </w:rPr>
        <w:t xml:space="preserve">        "version": "1.0",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firstLine="440"/>
        <w:rPr>
          <w:rFonts w:ascii="宋体" w:hAnsi="宋体"/>
          <w:i/>
          <w:sz w:val="18"/>
          <w:szCs w:val="18"/>
        </w:rPr>
      </w:pPr>
      <w:r>
        <w:rPr>
          <w:rFonts w:hint="eastAsia" w:ascii="宋体" w:hAnsi="宋体"/>
          <w:i/>
          <w:sz w:val="18"/>
          <w:szCs w:val="18"/>
        </w:rPr>
        <w:t xml:space="preserve">        "iccids":["89860000******000000"]</w:t>
      </w:r>
      <w:r>
        <w:rPr>
          <w:rFonts w:ascii="宋体" w:hAnsi="宋体"/>
          <w:i/>
          <w:sz w:val="18"/>
          <w:szCs w:val="18"/>
        </w:rPr>
        <w:t xml:space="preserve"> 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firstLine="440"/>
        <w:rPr>
          <w:rFonts w:ascii="宋体" w:hAnsi="宋体"/>
          <w:i/>
          <w:sz w:val="18"/>
          <w:szCs w:val="18"/>
        </w:rPr>
      </w:pPr>
      <w:r>
        <w:rPr>
          <w:rFonts w:ascii="宋体" w:hAnsi="宋体"/>
          <w:i/>
          <w:sz w:val="18"/>
          <w:szCs w:val="18"/>
        </w:rPr>
        <w:t>}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firstLine="440"/>
        <w:rPr>
          <w:rFonts w:ascii="宋体" w:hAnsi="宋体"/>
          <w:i/>
          <w:sz w:val="18"/>
          <w:szCs w:val="18"/>
        </w:rPr>
      </w:pPr>
      <w:r>
        <w:rPr>
          <w:rFonts w:ascii="宋体" w:hAnsi="宋体"/>
          <w:i/>
          <w:sz w:val="18"/>
          <w:szCs w:val="18"/>
        </w:rPr>
        <w:t>}</w:t>
      </w:r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hint="eastAsia" w:ascii="隶书" w:hAnsi="隶书"/>
          <w:sz w:val="22"/>
        </w:rPr>
        <w:t>返回</w:t>
      </w:r>
      <w:r>
        <w:rPr>
          <w:rFonts w:ascii="隶书" w:hAnsi="隶书"/>
          <w:sz w:val="22"/>
        </w:rPr>
        <w:t>报文：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firstLine="440"/>
        <w:rPr>
          <w:rFonts w:hint="eastAsia" w:ascii="宋体" w:hAnsi="宋体"/>
          <w:i/>
          <w:sz w:val="18"/>
          <w:szCs w:val="18"/>
        </w:rPr>
      </w:pPr>
      <w:bookmarkStart w:id="4" w:name="_Toc452470739"/>
      <w:r>
        <w:rPr>
          <w:rFonts w:hint="eastAsia" w:ascii="宋体" w:hAnsi="宋体"/>
          <w:i/>
          <w:sz w:val="18"/>
          <w:szCs w:val="18"/>
        </w:rPr>
        <w:t>{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firstLine="440"/>
        <w:rPr>
          <w:rFonts w:hint="eastAsia" w:ascii="宋体" w:hAnsi="宋体"/>
          <w:i/>
          <w:sz w:val="18"/>
          <w:szCs w:val="18"/>
        </w:rPr>
      </w:pPr>
      <w:r>
        <w:rPr>
          <w:rFonts w:hint="eastAsia" w:ascii="宋体" w:hAnsi="宋体"/>
          <w:i/>
          <w:sz w:val="18"/>
          <w:szCs w:val="18"/>
        </w:rPr>
        <w:t xml:space="preserve">    "message": "成功",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firstLine="440"/>
        <w:rPr>
          <w:rFonts w:hint="eastAsia" w:ascii="宋体" w:hAnsi="宋体"/>
          <w:i/>
          <w:sz w:val="18"/>
          <w:szCs w:val="18"/>
        </w:rPr>
      </w:pPr>
      <w:r>
        <w:rPr>
          <w:rFonts w:hint="eastAsia" w:ascii="宋体" w:hAnsi="宋体"/>
          <w:i/>
          <w:sz w:val="18"/>
          <w:szCs w:val="18"/>
        </w:rPr>
        <w:t xml:space="preserve">    "status": "0000",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firstLine="440"/>
        <w:rPr>
          <w:rFonts w:hint="eastAsia" w:ascii="宋体" w:hAnsi="宋体"/>
          <w:i/>
          <w:sz w:val="18"/>
          <w:szCs w:val="18"/>
        </w:rPr>
      </w:pPr>
      <w:r>
        <w:rPr>
          <w:rFonts w:hint="eastAsia" w:ascii="宋体" w:hAnsi="宋体"/>
          <w:i/>
          <w:sz w:val="18"/>
          <w:szCs w:val="18"/>
        </w:rPr>
        <w:t xml:space="preserve">    "data": {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firstLine="440"/>
        <w:rPr>
          <w:rFonts w:hint="eastAsia" w:ascii="宋体" w:hAnsi="宋体"/>
          <w:i/>
          <w:sz w:val="18"/>
          <w:szCs w:val="18"/>
        </w:rPr>
      </w:pPr>
      <w:r>
        <w:rPr>
          <w:rFonts w:hint="eastAsia" w:ascii="宋体" w:hAnsi="宋体"/>
          <w:i/>
          <w:sz w:val="18"/>
          <w:szCs w:val="18"/>
        </w:rPr>
        <w:t xml:space="preserve">        "messageId": "1",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firstLine="440"/>
        <w:rPr>
          <w:rFonts w:hint="eastAsia" w:ascii="宋体" w:hAnsi="宋体"/>
          <w:i/>
          <w:sz w:val="18"/>
          <w:szCs w:val="18"/>
        </w:rPr>
      </w:pPr>
      <w:r>
        <w:rPr>
          <w:rFonts w:hint="eastAsia" w:ascii="宋体" w:hAnsi="宋体"/>
          <w:i/>
          <w:sz w:val="18"/>
          <w:szCs w:val="18"/>
        </w:rPr>
        <w:t xml:space="preserve">        "version": "2.0",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firstLine="440"/>
        <w:rPr>
          <w:rFonts w:hint="eastAsia" w:ascii="宋体" w:hAnsi="宋体"/>
          <w:i/>
          <w:sz w:val="18"/>
          <w:szCs w:val="18"/>
        </w:rPr>
      </w:pPr>
      <w:r>
        <w:rPr>
          <w:rFonts w:hint="eastAsia" w:ascii="宋体" w:hAnsi="宋体"/>
          <w:i/>
          <w:sz w:val="18"/>
          <w:szCs w:val="18"/>
        </w:rPr>
        <w:t xml:space="preserve">        "timestamp": "2023-09-06 16:24:11",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firstLine="440"/>
        <w:rPr>
          <w:rFonts w:hint="eastAsia" w:ascii="宋体" w:hAnsi="宋体"/>
          <w:i/>
          <w:sz w:val="18"/>
          <w:szCs w:val="18"/>
        </w:rPr>
      </w:pPr>
      <w:r>
        <w:rPr>
          <w:rFonts w:hint="eastAsia" w:ascii="宋体" w:hAnsi="宋体"/>
          <w:i/>
          <w:sz w:val="18"/>
          <w:szCs w:val="18"/>
        </w:rPr>
        <w:t xml:space="preserve">        "resultCode": "0000",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firstLine="440"/>
        <w:rPr>
          <w:rFonts w:hint="eastAsia" w:ascii="宋体" w:hAnsi="宋体"/>
          <w:i/>
          <w:sz w:val="18"/>
          <w:szCs w:val="18"/>
        </w:rPr>
      </w:pPr>
      <w:r>
        <w:rPr>
          <w:rFonts w:hint="eastAsia" w:ascii="宋体" w:hAnsi="宋体"/>
          <w:i/>
          <w:sz w:val="18"/>
          <w:szCs w:val="18"/>
        </w:rPr>
        <w:t xml:space="preserve">        "terminals": [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firstLine="440"/>
        <w:rPr>
          <w:rFonts w:hint="eastAsia" w:ascii="宋体" w:hAnsi="宋体"/>
          <w:i/>
          <w:sz w:val="18"/>
          <w:szCs w:val="18"/>
        </w:rPr>
      </w:pPr>
      <w:r>
        <w:rPr>
          <w:rFonts w:hint="eastAsia" w:ascii="宋体" w:hAnsi="宋体"/>
          <w:i/>
          <w:sz w:val="18"/>
          <w:szCs w:val="18"/>
        </w:rPr>
        <w:t xml:space="preserve">            {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firstLine="440"/>
        <w:rPr>
          <w:rFonts w:hint="eastAsia" w:ascii="宋体" w:hAnsi="宋体"/>
          <w:i/>
          <w:sz w:val="18"/>
          <w:szCs w:val="18"/>
        </w:rPr>
      </w:pPr>
      <w:r>
        <w:rPr>
          <w:rFonts w:hint="eastAsia" w:ascii="宋体" w:hAnsi="宋体"/>
          <w:i/>
          <w:sz w:val="18"/>
          <w:szCs w:val="18"/>
        </w:rPr>
        <w:t xml:space="preserve">                "iccid": "89860000******000000",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firstLine="440"/>
        <w:rPr>
          <w:rFonts w:hint="eastAsia" w:ascii="宋体" w:hAnsi="宋体"/>
          <w:i/>
          <w:sz w:val="18"/>
          <w:szCs w:val="18"/>
        </w:rPr>
      </w:pPr>
      <w:r>
        <w:rPr>
          <w:rFonts w:hint="eastAsia" w:ascii="宋体" w:hAnsi="宋体"/>
          <w:i/>
          <w:sz w:val="18"/>
          <w:szCs w:val="18"/>
        </w:rPr>
        <w:t xml:space="preserve">                "deviceId": "23051</w:t>
      </w:r>
      <w:r>
        <w:rPr>
          <w:rFonts w:hint="eastAsia" w:ascii="宋体" w:hAnsi="宋体"/>
          <w:i/>
          <w:sz w:val="18"/>
          <w:szCs w:val="18"/>
          <w:lang w:val="en-US" w:eastAsia="zh-CN"/>
        </w:rPr>
        <w:t>*******</w:t>
      </w:r>
      <w:r>
        <w:rPr>
          <w:rFonts w:hint="eastAsia" w:ascii="宋体" w:hAnsi="宋体"/>
          <w:i/>
          <w:sz w:val="18"/>
          <w:szCs w:val="18"/>
        </w:rPr>
        <w:t>194668",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firstLine="440"/>
        <w:rPr>
          <w:rFonts w:hint="eastAsia" w:ascii="宋体" w:hAnsi="宋体"/>
          <w:i/>
          <w:sz w:val="18"/>
          <w:szCs w:val="18"/>
        </w:rPr>
      </w:pPr>
      <w:r>
        <w:rPr>
          <w:rFonts w:hint="eastAsia" w:ascii="宋体" w:hAnsi="宋体"/>
          <w:i/>
          <w:sz w:val="18"/>
          <w:szCs w:val="18"/>
        </w:rPr>
        <w:t xml:space="preserve">                "modemId": "1",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firstLine="440"/>
        <w:rPr>
          <w:rFonts w:hint="eastAsia" w:ascii="宋体" w:hAnsi="宋体"/>
          <w:i/>
          <w:sz w:val="18"/>
          <w:szCs w:val="18"/>
        </w:rPr>
      </w:pPr>
      <w:r>
        <w:rPr>
          <w:rFonts w:hint="eastAsia" w:ascii="宋体" w:hAnsi="宋体"/>
          <w:i/>
          <w:sz w:val="18"/>
          <w:szCs w:val="18"/>
        </w:rPr>
        <w:t xml:space="preserve">                "ratePlan": 23</w:t>
      </w:r>
      <w:r>
        <w:rPr>
          <w:rFonts w:hint="eastAsia" w:ascii="宋体" w:hAnsi="宋体"/>
          <w:i/>
          <w:sz w:val="18"/>
          <w:szCs w:val="18"/>
          <w:lang w:val="en-US" w:eastAsia="zh-CN"/>
        </w:rPr>
        <w:t>****</w:t>
      </w:r>
      <w:r>
        <w:rPr>
          <w:rFonts w:hint="eastAsia" w:ascii="宋体" w:hAnsi="宋体"/>
          <w:i/>
          <w:sz w:val="18"/>
          <w:szCs w:val="18"/>
        </w:rPr>
        <w:t>91,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firstLine="440"/>
        <w:rPr>
          <w:rFonts w:hint="eastAsia" w:ascii="宋体" w:hAnsi="宋体"/>
          <w:i/>
          <w:sz w:val="18"/>
          <w:szCs w:val="18"/>
        </w:rPr>
      </w:pPr>
      <w:r>
        <w:rPr>
          <w:rFonts w:hint="eastAsia" w:ascii="宋体" w:hAnsi="宋体"/>
          <w:i/>
          <w:sz w:val="18"/>
          <w:szCs w:val="18"/>
        </w:rPr>
        <w:t xml:space="preserve">               </w:t>
      </w:r>
      <w:r>
        <w:rPr>
          <w:rFonts w:hint="eastAsia" w:ascii="宋体" w:hAnsi="宋体"/>
          <w:i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/>
          <w:i/>
          <w:sz w:val="18"/>
          <w:szCs w:val="18"/>
        </w:rPr>
        <w:t>"simStatus": "3",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firstLine="440"/>
        <w:rPr>
          <w:rFonts w:hint="eastAsia" w:ascii="宋体" w:hAnsi="宋体"/>
          <w:i/>
          <w:sz w:val="18"/>
          <w:szCs w:val="18"/>
        </w:rPr>
      </w:pPr>
      <w:r>
        <w:rPr>
          <w:rFonts w:hint="eastAsia" w:ascii="宋体" w:hAnsi="宋体"/>
          <w:i/>
          <w:sz w:val="18"/>
          <w:szCs w:val="18"/>
        </w:rPr>
        <w:t xml:space="preserve">                "monthToDateUsage": "0",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firstLine="440"/>
        <w:rPr>
          <w:rFonts w:hint="eastAsia" w:ascii="宋体" w:hAnsi="宋体"/>
          <w:i/>
          <w:sz w:val="18"/>
          <w:szCs w:val="18"/>
        </w:rPr>
      </w:pPr>
      <w:r>
        <w:rPr>
          <w:rFonts w:hint="eastAsia" w:ascii="宋体" w:hAnsi="宋体"/>
          <w:i/>
          <w:sz w:val="18"/>
          <w:szCs w:val="18"/>
        </w:rPr>
        <w:t xml:space="preserve">                "overageLimitReached": "19</w:t>
      </w:r>
      <w:r>
        <w:rPr>
          <w:rFonts w:hint="eastAsia" w:ascii="宋体" w:hAnsi="宋体"/>
          <w:i/>
          <w:sz w:val="18"/>
          <w:szCs w:val="18"/>
          <w:lang w:val="en-US" w:eastAsia="zh-CN"/>
        </w:rPr>
        <w:t>**</w:t>
      </w:r>
      <w:r>
        <w:rPr>
          <w:rFonts w:hint="eastAsia" w:ascii="宋体" w:hAnsi="宋体"/>
          <w:i/>
          <w:sz w:val="18"/>
          <w:szCs w:val="18"/>
        </w:rPr>
        <w:t>10",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firstLine="440"/>
        <w:rPr>
          <w:rFonts w:hint="eastAsia" w:ascii="宋体" w:hAnsi="宋体"/>
          <w:i/>
          <w:sz w:val="18"/>
          <w:szCs w:val="18"/>
        </w:rPr>
      </w:pPr>
      <w:r>
        <w:rPr>
          <w:rFonts w:hint="eastAsia" w:ascii="宋体" w:hAnsi="宋体"/>
          <w:i/>
          <w:sz w:val="18"/>
          <w:szCs w:val="18"/>
        </w:rPr>
        <w:t xml:space="preserve">                "overageLimitOverride": "0",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firstLine="440"/>
        <w:rPr>
          <w:rFonts w:hint="eastAsia" w:ascii="宋体" w:hAnsi="宋体"/>
          <w:i/>
          <w:sz w:val="18"/>
          <w:szCs w:val="18"/>
        </w:rPr>
      </w:pPr>
      <w:r>
        <w:rPr>
          <w:rFonts w:hint="eastAsia" w:ascii="宋体" w:hAnsi="宋体"/>
          <w:i/>
          <w:sz w:val="18"/>
          <w:szCs w:val="18"/>
        </w:rPr>
        <w:t xml:space="preserve">                "dateActivated": "2023-05-24 16:23:50",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firstLine="1816" w:firstLineChars="1009"/>
        <w:rPr>
          <w:rFonts w:hint="eastAsia" w:ascii="宋体" w:hAnsi="宋体"/>
          <w:i/>
          <w:sz w:val="18"/>
          <w:szCs w:val="18"/>
        </w:rPr>
      </w:pPr>
      <w:r>
        <w:rPr>
          <w:rFonts w:hint="eastAsia" w:ascii="宋体" w:hAnsi="宋体"/>
          <w:i/>
          <w:sz w:val="18"/>
          <w:szCs w:val="18"/>
        </w:rPr>
        <w:t xml:space="preserve"> "dateReceivied": "2023-05-04 08:48:43",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firstLine="440"/>
        <w:rPr>
          <w:rFonts w:hint="eastAsia" w:ascii="宋体" w:hAnsi="宋体"/>
          <w:i/>
          <w:sz w:val="18"/>
          <w:szCs w:val="18"/>
        </w:rPr>
      </w:pPr>
      <w:r>
        <w:rPr>
          <w:rFonts w:hint="eastAsia" w:ascii="宋体" w:hAnsi="宋体"/>
          <w:i/>
          <w:sz w:val="18"/>
          <w:szCs w:val="18"/>
        </w:rPr>
        <w:t xml:space="preserve">                "Customer": null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firstLine="440"/>
        <w:rPr>
          <w:rFonts w:hint="eastAsia" w:ascii="宋体" w:hAnsi="宋体"/>
          <w:i/>
          <w:sz w:val="18"/>
          <w:szCs w:val="18"/>
        </w:rPr>
      </w:pPr>
      <w:r>
        <w:rPr>
          <w:rFonts w:hint="eastAsia" w:ascii="宋体" w:hAnsi="宋体"/>
          <w:i/>
          <w:sz w:val="18"/>
          <w:szCs w:val="18"/>
        </w:rPr>
        <w:t xml:space="preserve">            }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firstLine="440"/>
        <w:rPr>
          <w:rFonts w:hint="eastAsia" w:ascii="宋体" w:hAnsi="宋体"/>
          <w:i/>
          <w:sz w:val="18"/>
          <w:szCs w:val="18"/>
        </w:rPr>
      </w:pPr>
      <w:r>
        <w:rPr>
          <w:rFonts w:hint="eastAsia" w:ascii="宋体" w:hAnsi="宋体"/>
          <w:i/>
          <w:sz w:val="18"/>
          <w:szCs w:val="18"/>
        </w:rPr>
        <w:t xml:space="preserve">        ]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firstLine="440"/>
        <w:rPr>
          <w:rFonts w:hint="eastAsia" w:ascii="宋体" w:hAnsi="宋体"/>
          <w:i/>
          <w:sz w:val="18"/>
          <w:szCs w:val="18"/>
        </w:rPr>
      </w:pPr>
      <w:r>
        <w:rPr>
          <w:rFonts w:hint="eastAsia" w:ascii="宋体" w:hAnsi="宋体"/>
          <w:i/>
          <w:sz w:val="18"/>
          <w:szCs w:val="18"/>
        </w:rPr>
        <w:t xml:space="preserve">    }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firstLine="440"/>
        <w:rPr>
          <w:rFonts w:hint="eastAsia" w:ascii="宋体" w:hAnsi="宋体"/>
          <w:i/>
          <w:sz w:val="18"/>
          <w:szCs w:val="18"/>
        </w:rPr>
      </w:pPr>
      <w:r>
        <w:rPr>
          <w:rFonts w:hint="eastAsia" w:ascii="宋体" w:hAnsi="宋体"/>
          <w:i/>
          <w:sz w:val="18"/>
          <w:szCs w:val="18"/>
        </w:rPr>
        <w:t>}</w:t>
      </w:r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ascii="隶书" w:hAnsi="隶书"/>
          <w:sz w:val="22"/>
        </w:rPr>
        <w:t>3）、</w:t>
      </w:r>
      <w:r>
        <w:rPr>
          <w:rFonts w:hint="eastAsia" w:ascii="隶书" w:hAnsi="隶书"/>
          <w:sz w:val="22"/>
        </w:rPr>
        <w:t>参数说明</w:t>
      </w:r>
      <w:bookmarkEnd w:id="4"/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hint="eastAsia" w:ascii="隶书" w:hAnsi="隶书"/>
          <w:sz w:val="22"/>
        </w:rPr>
        <w:t>名称：参数英文名称，用于</w:t>
      </w:r>
      <w:r>
        <w:rPr>
          <w:rFonts w:ascii="隶书" w:hAnsi="隶书"/>
          <w:sz w:val="22"/>
        </w:rPr>
        <w:t>HTTPS-POST</w:t>
      </w:r>
      <w:r>
        <w:rPr>
          <w:rFonts w:hint="eastAsia" w:ascii="隶书" w:hAnsi="隶书"/>
          <w:sz w:val="22"/>
        </w:rPr>
        <w:t>方式JSON报文中节点的名称，所有节点名称都小写</w:t>
      </w:r>
      <w:r>
        <w:rPr>
          <w:rFonts w:ascii="隶书" w:hAnsi="隶书"/>
          <w:sz w:val="22"/>
        </w:rPr>
        <w:t>。</w:t>
      </w:r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hint="eastAsia" w:ascii="隶书" w:hAnsi="隶书"/>
          <w:sz w:val="22"/>
        </w:rPr>
        <w:t>类型：标识此节点的参数类型</w:t>
      </w:r>
    </w:p>
    <w:tbl>
      <w:tblPr>
        <w:tblStyle w:val="11"/>
        <w:tblW w:w="77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7"/>
        <w:gridCol w:w="2675"/>
        <w:gridCol w:w="37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1287" w:type="dxa"/>
            <w:shd w:val="clear" w:color="auto" w:fill="BFBFBF"/>
          </w:tcPr>
          <w:p>
            <w:pPr>
              <w:spacing w:line="360" w:lineRule="auto"/>
              <w:jc w:val="left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类型名称</w:t>
            </w:r>
          </w:p>
        </w:tc>
        <w:tc>
          <w:tcPr>
            <w:tcW w:w="2675" w:type="dxa"/>
            <w:shd w:val="clear" w:color="auto" w:fill="BFBFBF"/>
          </w:tcPr>
          <w:p>
            <w:pPr>
              <w:spacing w:line="360" w:lineRule="auto"/>
              <w:jc w:val="left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格式</w:t>
            </w:r>
          </w:p>
        </w:tc>
        <w:tc>
          <w:tcPr>
            <w:tcW w:w="3778" w:type="dxa"/>
            <w:shd w:val="clear" w:color="auto" w:fill="BFBFBF"/>
          </w:tcPr>
          <w:p>
            <w:pPr>
              <w:spacing w:line="360" w:lineRule="auto"/>
              <w:jc w:val="left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样例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1287" w:type="dxa"/>
          </w:tcPr>
          <w:p>
            <w:pPr>
              <w:spacing w:line="360" w:lineRule="auto"/>
              <w:jc w:val="left"/>
              <w:rPr>
                <w:rFonts w:ascii="宋体" w:hAnsi="宋体"/>
              </w:rPr>
            </w:pPr>
            <w:r>
              <w:rPr>
                <w:rFonts w:ascii="宋体" w:hAnsi="宋体"/>
              </w:rPr>
              <w:t>boolean</w:t>
            </w:r>
          </w:p>
        </w:tc>
        <w:tc>
          <w:tcPr>
            <w:tcW w:w="2675" w:type="dxa"/>
          </w:tcPr>
          <w:p>
            <w:pPr>
              <w:spacing w:line="360" w:lineRule="auto"/>
              <w:jc w:val="left"/>
              <w:rPr>
                <w:rFonts w:ascii="宋体" w:hAnsi="宋体"/>
              </w:rPr>
            </w:pPr>
            <w:r>
              <w:rPr>
                <w:rFonts w:ascii="宋体" w:hAnsi="宋体"/>
              </w:rPr>
              <w:t>true</w:t>
            </w:r>
            <w:r>
              <w:rPr>
                <w:rFonts w:hint="eastAsia" w:ascii="宋体" w:hAnsi="宋体"/>
              </w:rPr>
              <w:t>、</w:t>
            </w:r>
            <w:r>
              <w:rPr>
                <w:rFonts w:ascii="宋体" w:hAnsi="宋体"/>
              </w:rPr>
              <w:t>false</w:t>
            </w:r>
          </w:p>
        </w:tc>
        <w:tc>
          <w:tcPr>
            <w:tcW w:w="3778" w:type="dxa"/>
          </w:tcPr>
          <w:p>
            <w:pPr>
              <w:spacing w:line="360" w:lineRule="auto"/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7" w:hRule="atLeast"/>
          <w:jc w:val="center"/>
        </w:trPr>
        <w:tc>
          <w:tcPr>
            <w:tcW w:w="1287" w:type="dxa"/>
          </w:tcPr>
          <w:p>
            <w:pPr>
              <w:spacing w:line="360" w:lineRule="auto"/>
              <w:jc w:val="left"/>
              <w:rPr>
                <w:rFonts w:ascii="宋体" w:hAnsi="宋体"/>
              </w:rPr>
            </w:pPr>
            <w:r>
              <w:rPr>
                <w:rFonts w:ascii="宋体" w:hAnsi="宋体"/>
              </w:rPr>
              <w:t>datetime</w:t>
            </w:r>
          </w:p>
        </w:tc>
        <w:tc>
          <w:tcPr>
            <w:tcW w:w="2675" w:type="dxa"/>
          </w:tcPr>
          <w:p>
            <w:pPr>
              <w:spacing w:line="360" w:lineRule="auto"/>
              <w:jc w:val="left"/>
              <w:rPr>
                <w:rFonts w:ascii="宋体" w:hAnsi="宋体"/>
              </w:rPr>
            </w:pPr>
            <w:r>
              <w:rPr>
                <w:rFonts w:ascii="宋体" w:hAnsi="宋体"/>
              </w:rPr>
              <w:t>YYYY-MM-DD HH:MM:SS</w:t>
            </w:r>
            <w:r>
              <w:rPr>
                <w:rFonts w:hint="eastAsia" w:ascii="宋体" w:hAnsi="宋体"/>
              </w:rPr>
              <w:t>或</w:t>
            </w:r>
            <w:r>
              <w:rPr>
                <w:rFonts w:ascii="宋体" w:hAnsi="宋体"/>
              </w:rPr>
              <w:t>其他时间格式</w:t>
            </w:r>
          </w:p>
        </w:tc>
        <w:tc>
          <w:tcPr>
            <w:tcW w:w="3778" w:type="dxa"/>
          </w:tcPr>
          <w:p>
            <w:pPr>
              <w:spacing w:line="360" w:lineRule="auto"/>
              <w:jc w:val="left"/>
              <w:rPr>
                <w:rFonts w:ascii="宋体" w:hAnsi="宋体"/>
              </w:rPr>
            </w:pPr>
            <w:r>
              <w:rPr>
                <w:rFonts w:ascii="宋体" w:hAnsi="宋体"/>
              </w:rPr>
              <w:t>2014-01-01 16:17:24</w:t>
            </w:r>
            <w:r>
              <w:rPr>
                <w:rFonts w:hint="eastAsia" w:ascii="宋体" w:hAnsi="宋体"/>
              </w:rPr>
              <w:t>、</w:t>
            </w:r>
            <w:r>
              <w:rPr>
                <w:rFonts w:ascii="宋体" w:hAnsi="宋体"/>
              </w:rPr>
              <w:t>20140101161724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1287" w:type="dxa"/>
          </w:tcPr>
          <w:p>
            <w:pPr>
              <w:spacing w:line="360" w:lineRule="auto"/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timestamp</w:t>
            </w:r>
          </w:p>
        </w:tc>
        <w:tc>
          <w:tcPr>
            <w:tcW w:w="2675" w:type="dxa"/>
          </w:tcPr>
          <w:p>
            <w:pPr>
              <w:spacing w:line="360" w:lineRule="auto"/>
              <w:jc w:val="left"/>
              <w:rPr>
                <w:rFonts w:ascii="宋体" w:hAnsi="宋体"/>
              </w:rPr>
            </w:pPr>
            <w:r>
              <w:rPr>
                <w:rFonts w:ascii="宋体" w:hAnsi="宋体"/>
              </w:rPr>
              <w:t>YYYY-MM-DD HH:MM:SS</w:t>
            </w:r>
          </w:p>
        </w:tc>
        <w:tc>
          <w:tcPr>
            <w:tcW w:w="3778" w:type="dxa"/>
          </w:tcPr>
          <w:p>
            <w:pPr>
              <w:spacing w:line="360" w:lineRule="auto"/>
              <w:jc w:val="left"/>
              <w:rPr>
                <w:rFonts w:ascii="宋体" w:hAnsi="宋体"/>
              </w:rPr>
            </w:pPr>
            <w:r>
              <w:rPr>
                <w:rFonts w:ascii="宋体" w:hAnsi="宋体"/>
              </w:rPr>
              <w:t>2014-01-01 16:17:24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1287" w:type="dxa"/>
          </w:tcPr>
          <w:p>
            <w:pPr>
              <w:spacing w:line="360" w:lineRule="auto"/>
              <w:jc w:val="left"/>
              <w:rPr>
                <w:rFonts w:ascii="宋体" w:hAnsi="宋体"/>
              </w:rPr>
            </w:pPr>
            <w:ins w:id="7" w:author="Gu Jia" w:date="2017-11-22T09:02:00Z">
              <w:r>
                <w:rPr>
                  <w:rFonts w:ascii="宋体" w:hAnsi="宋体"/>
                </w:rPr>
                <w:t>string</w:t>
              </w:r>
            </w:ins>
          </w:p>
        </w:tc>
        <w:tc>
          <w:tcPr>
            <w:tcW w:w="2675" w:type="dxa"/>
          </w:tcPr>
          <w:p>
            <w:pPr>
              <w:spacing w:line="360" w:lineRule="auto"/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可变长</w:t>
            </w:r>
            <w:r>
              <w:rPr>
                <w:rFonts w:ascii="宋体" w:hAnsi="宋体"/>
              </w:rPr>
              <w:t>字符串</w:t>
            </w:r>
          </w:p>
        </w:tc>
        <w:tc>
          <w:tcPr>
            <w:tcW w:w="3778" w:type="dxa"/>
          </w:tcPr>
          <w:p>
            <w:pPr>
              <w:spacing w:line="360" w:lineRule="auto"/>
              <w:jc w:val="left"/>
              <w:rPr>
                <w:rFonts w:ascii="宋体" w:hAnsi="宋体"/>
              </w:rPr>
            </w:pPr>
            <w:r>
              <w:rPr>
                <w:rFonts w:ascii="宋体" w:hAnsi="宋体"/>
              </w:rPr>
              <w:t>"</w:t>
            </w:r>
            <w:ins w:id="8" w:author="Gu Jia" w:date="2017-11-22T09:02:00Z">
              <w:r>
                <w:rPr>
                  <w:rFonts w:ascii="宋体" w:hAnsi="宋体"/>
                </w:rPr>
                <w:t>string</w:t>
              </w:r>
            </w:ins>
            <w:r>
              <w:rPr>
                <w:rFonts w:ascii="宋体" w:hAnsi="宋体"/>
              </w:rPr>
              <w:t>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1287" w:type="dxa"/>
          </w:tcPr>
          <w:p>
            <w:pPr>
              <w:spacing w:line="360" w:lineRule="auto"/>
              <w:jc w:val="left"/>
              <w:rPr>
                <w:rFonts w:ascii="宋体" w:hAnsi="宋体"/>
              </w:rPr>
            </w:pPr>
            <w:r>
              <w:rPr>
                <w:rFonts w:ascii="宋体" w:hAnsi="宋体"/>
              </w:rPr>
              <w:t>int</w:t>
            </w:r>
            <w:ins w:id="9" w:author="Gu Jia" w:date="2017-11-22T09:02:00Z">
              <w:r>
                <w:rPr>
                  <w:rFonts w:ascii="宋体" w:hAnsi="宋体"/>
                </w:rPr>
                <w:t>eger</w:t>
              </w:r>
            </w:ins>
          </w:p>
        </w:tc>
        <w:tc>
          <w:tcPr>
            <w:tcW w:w="2675" w:type="dxa"/>
          </w:tcPr>
          <w:p>
            <w:pPr>
              <w:spacing w:line="360" w:lineRule="auto"/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整型数字</w:t>
            </w:r>
          </w:p>
        </w:tc>
        <w:tc>
          <w:tcPr>
            <w:tcW w:w="3778" w:type="dxa"/>
          </w:tcPr>
          <w:p>
            <w:pPr>
              <w:spacing w:line="360" w:lineRule="auto"/>
              <w:jc w:val="left"/>
              <w:rPr>
                <w:rFonts w:ascii="宋体" w:hAnsi="宋体"/>
              </w:rPr>
            </w:pPr>
            <w:r>
              <w:rPr>
                <w:rFonts w:ascii="宋体" w:hAnsi="宋体"/>
              </w:rPr>
              <w:t>123123</w:t>
            </w:r>
            <w:r>
              <w:rPr>
                <w:rFonts w:hint="eastAsia" w:ascii="宋体" w:hAnsi="宋体"/>
              </w:rPr>
              <w:t>，</w:t>
            </w:r>
            <w:r>
              <w:rPr>
                <w:rFonts w:ascii="宋体" w:hAnsi="宋体"/>
              </w:rPr>
              <w:t>322342</w:t>
            </w:r>
            <w:r>
              <w:rPr>
                <w:rFonts w:hint="eastAsia" w:ascii="宋体" w:hAnsi="宋体"/>
              </w:rPr>
              <w:t>，</w:t>
            </w:r>
            <w:r>
              <w:rPr>
                <w:rFonts w:ascii="宋体" w:hAnsi="宋体"/>
              </w:rPr>
              <w:t>24234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1287" w:type="dxa"/>
          </w:tcPr>
          <w:p>
            <w:pPr>
              <w:spacing w:line="360" w:lineRule="auto"/>
              <w:jc w:val="left"/>
              <w:rPr>
                <w:rFonts w:ascii="宋体" w:hAnsi="宋体"/>
              </w:rPr>
            </w:pPr>
            <w:r>
              <w:rPr>
                <w:rFonts w:ascii="宋体" w:hAnsi="宋体"/>
              </w:rPr>
              <w:t>enum</w:t>
            </w:r>
          </w:p>
        </w:tc>
        <w:tc>
          <w:tcPr>
            <w:tcW w:w="2675" w:type="dxa"/>
          </w:tcPr>
          <w:p>
            <w:pPr>
              <w:spacing w:line="360" w:lineRule="auto"/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枚举类型</w:t>
            </w:r>
          </w:p>
        </w:tc>
        <w:tc>
          <w:tcPr>
            <w:tcW w:w="3778" w:type="dxa"/>
          </w:tcPr>
          <w:p>
            <w:pPr>
              <w:spacing w:line="360" w:lineRule="auto"/>
              <w:jc w:val="left"/>
              <w:rPr>
                <w:rFonts w:ascii="宋体" w:hAnsi="宋体"/>
              </w:rPr>
            </w:pPr>
            <w:r>
              <w:rPr>
                <w:rFonts w:ascii="宋体" w:hAnsi="宋体"/>
              </w:rPr>
              <w:t>"basic_service"</w:t>
            </w:r>
            <w:r>
              <w:rPr>
                <w:rFonts w:hint="eastAsia" w:ascii="宋体" w:hAnsi="宋体"/>
              </w:rPr>
              <w:t>，</w:t>
            </w:r>
            <w:r>
              <w:rPr>
                <w:rFonts w:ascii="宋体" w:hAnsi="宋体"/>
              </w:rPr>
              <w:t>"system_service"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1287" w:type="dxa"/>
          </w:tcPr>
          <w:p>
            <w:pPr>
              <w:spacing w:line="360" w:lineRule="auto"/>
              <w:jc w:val="left"/>
              <w:rPr>
                <w:rFonts w:ascii="宋体" w:hAnsi="宋体"/>
              </w:rPr>
            </w:pPr>
            <w:r>
              <w:rPr>
                <w:rFonts w:ascii="宋体" w:hAnsi="宋体"/>
              </w:rPr>
              <w:t>*_entity</w:t>
            </w:r>
          </w:p>
        </w:tc>
        <w:tc>
          <w:tcPr>
            <w:tcW w:w="2675" w:type="dxa"/>
          </w:tcPr>
          <w:p>
            <w:pPr>
              <w:spacing w:line="360" w:lineRule="auto"/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j</w:t>
            </w:r>
            <w:r>
              <w:rPr>
                <w:rFonts w:ascii="宋体" w:hAnsi="宋体"/>
              </w:rPr>
              <w:t>son</w:t>
            </w:r>
            <w:r>
              <w:rPr>
                <w:rFonts w:hint="eastAsia" w:ascii="宋体" w:hAnsi="宋体"/>
              </w:rPr>
              <w:t>实体</w:t>
            </w:r>
          </w:p>
        </w:tc>
        <w:tc>
          <w:tcPr>
            <w:tcW w:w="3778" w:type="dxa"/>
          </w:tcPr>
          <w:p>
            <w:pPr>
              <w:spacing w:line="360" w:lineRule="auto"/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{</w:t>
            </w:r>
            <w:r>
              <w:rPr>
                <w:rFonts w:ascii="宋体" w:hAnsi="宋体"/>
              </w:rPr>
              <w:t>"phone_number":1</w:t>
            </w:r>
            <w:r>
              <w:rPr>
                <w:rFonts w:hint="eastAsia" w:ascii="宋体" w:hAnsi="宋体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3" w:hRule="atLeast"/>
          <w:jc w:val="center"/>
        </w:trPr>
        <w:tc>
          <w:tcPr>
            <w:tcW w:w="1287" w:type="dxa"/>
          </w:tcPr>
          <w:p>
            <w:pPr>
              <w:spacing w:line="360" w:lineRule="auto"/>
              <w:jc w:val="left"/>
              <w:rPr>
                <w:rFonts w:ascii="宋体" w:hAnsi="宋体"/>
              </w:rPr>
            </w:pPr>
            <w:r>
              <w:rPr>
                <w:rFonts w:ascii="宋体" w:hAnsi="宋体"/>
              </w:rPr>
              <w:t>*_entity[]</w:t>
            </w:r>
          </w:p>
        </w:tc>
        <w:tc>
          <w:tcPr>
            <w:tcW w:w="2675" w:type="dxa"/>
          </w:tcPr>
          <w:p>
            <w:pPr>
              <w:spacing w:line="360" w:lineRule="auto"/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j</w:t>
            </w:r>
            <w:r>
              <w:rPr>
                <w:rFonts w:ascii="宋体" w:hAnsi="宋体"/>
              </w:rPr>
              <w:t>son</w:t>
            </w:r>
            <w:r>
              <w:rPr>
                <w:rFonts w:hint="eastAsia" w:ascii="宋体" w:hAnsi="宋体"/>
              </w:rPr>
              <w:t>实体集合</w:t>
            </w:r>
          </w:p>
        </w:tc>
        <w:tc>
          <w:tcPr>
            <w:tcW w:w="3778" w:type="dxa"/>
          </w:tcPr>
          <w:p>
            <w:pPr>
              <w:spacing w:line="360" w:lineRule="auto"/>
              <w:jc w:val="left"/>
              <w:rPr>
                <w:rFonts w:ascii="宋体" w:hAnsi="宋体"/>
              </w:rPr>
            </w:pPr>
            <w:r>
              <w:rPr>
                <w:rFonts w:ascii="宋体" w:hAnsi="宋体"/>
              </w:rPr>
              <w:t>[</w:t>
            </w:r>
          </w:p>
          <w:p>
            <w:pPr>
              <w:spacing w:line="360" w:lineRule="auto"/>
              <w:ind w:firstLine="210" w:firstLineChars="100"/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{</w:t>
            </w:r>
            <w:r>
              <w:rPr>
                <w:rFonts w:ascii="宋体" w:hAnsi="宋体"/>
              </w:rPr>
              <w:t>"phone_number":1</w:t>
            </w:r>
            <w:r>
              <w:rPr>
                <w:rFonts w:hint="eastAsia" w:ascii="宋体" w:hAnsi="宋体"/>
              </w:rPr>
              <w:t>}</w:t>
            </w:r>
            <w:r>
              <w:rPr>
                <w:rFonts w:ascii="宋体" w:hAnsi="宋体"/>
              </w:rPr>
              <w:t>,</w:t>
            </w:r>
          </w:p>
          <w:p>
            <w:pPr>
              <w:spacing w:line="360" w:lineRule="auto"/>
              <w:ind w:firstLine="210" w:firstLineChars="100"/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{</w:t>
            </w:r>
            <w:r>
              <w:rPr>
                <w:rFonts w:ascii="宋体" w:hAnsi="宋体"/>
              </w:rPr>
              <w:t>"phone_number":2</w:t>
            </w:r>
            <w:r>
              <w:rPr>
                <w:rFonts w:hint="eastAsia" w:ascii="宋体" w:hAnsi="宋体"/>
              </w:rPr>
              <w:t>}</w:t>
            </w:r>
          </w:p>
          <w:p>
            <w:pPr>
              <w:spacing w:line="360" w:lineRule="auto"/>
              <w:jc w:val="left"/>
              <w:rPr>
                <w:rFonts w:ascii="宋体" w:hAnsi="宋体"/>
              </w:rPr>
            </w:pPr>
            <w:r>
              <w:rPr>
                <w:rFonts w:ascii="宋体" w:hAnsi="宋体"/>
              </w:rPr>
              <w:t>]</w:t>
            </w:r>
          </w:p>
        </w:tc>
      </w:tr>
    </w:tbl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hint="eastAsia" w:ascii="隶书" w:hAnsi="隶书"/>
          <w:sz w:val="22"/>
        </w:rPr>
        <w:t>必填?：Y为必填，N为选填</w:t>
      </w:r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hint="eastAsia" w:ascii="隶书" w:hAnsi="隶书"/>
          <w:sz w:val="22"/>
        </w:rPr>
        <w:t>备注：为具体描述此参数的业务和取值范围</w:t>
      </w:r>
    </w:p>
    <w:p>
      <w:pPr>
        <w:pStyle w:val="4"/>
        <w:jc w:val="left"/>
        <w:rPr>
          <w:rFonts w:ascii="隶书" w:hAnsi="隶书"/>
          <w:sz w:val="22"/>
        </w:rPr>
      </w:pPr>
      <w:r>
        <w:rPr>
          <w:rFonts w:ascii="隶书" w:hAnsi="隶书"/>
          <w:sz w:val="22"/>
        </w:rPr>
        <w:t>（5）</w:t>
      </w:r>
      <w:r>
        <w:rPr>
          <w:rFonts w:hint="eastAsia" w:ascii="隶书" w:hAnsi="隶书"/>
          <w:sz w:val="22"/>
        </w:rPr>
        <w:t>SDK使用</w:t>
      </w:r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hint="eastAsia" w:ascii="隶书" w:hAnsi="隶书"/>
          <w:sz w:val="22"/>
        </w:rPr>
        <w:t>本</w:t>
      </w:r>
      <w:r>
        <w:rPr>
          <w:rFonts w:ascii="隶书" w:hAnsi="隶书"/>
          <w:sz w:val="22"/>
        </w:rPr>
        <w:t>SDK</w:t>
      </w:r>
      <w:r>
        <w:rPr>
          <w:rFonts w:hint="eastAsia" w:ascii="隶书" w:hAnsi="隶书"/>
          <w:sz w:val="22"/>
        </w:rPr>
        <w:t>实现了调用</w:t>
      </w:r>
      <w:r>
        <w:rPr>
          <w:rFonts w:ascii="隶书" w:hAnsi="隶书"/>
          <w:sz w:val="22"/>
        </w:rPr>
        <w:t>Gateway能力的客户端，封装了签名算法，</w:t>
      </w:r>
      <w:r>
        <w:rPr>
          <w:rFonts w:hint="eastAsia" w:ascii="隶书" w:hAnsi="隶书"/>
          <w:sz w:val="22"/>
        </w:rPr>
        <w:t>重试</w:t>
      </w:r>
      <w:r>
        <w:rPr>
          <w:rFonts w:ascii="隶书" w:hAnsi="隶书"/>
          <w:sz w:val="22"/>
        </w:rPr>
        <w:t>等实现，</w:t>
      </w:r>
      <w:r>
        <w:rPr>
          <w:rFonts w:hint="eastAsia" w:ascii="隶书" w:hAnsi="隶书"/>
          <w:sz w:val="22"/>
        </w:rPr>
        <w:t>开发</w:t>
      </w:r>
      <w:r>
        <w:rPr>
          <w:rFonts w:ascii="隶书" w:hAnsi="隶书"/>
          <w:sz w:val="22"/>
        </w:rPr>
        <w:t>者可通过CommonJsonRequest</w:t>
      </w:r>
      <w:r>
        <w:rPr>
          <w:rFonts w:hint="eastAsia" w:ascii="隶书" w:hAnsi="隶书"/>
          <w:sz w:val="22"/>
        </w:rPr>
        <w:t>类</w:t>
      </w:r>
      <w:r>
        <w:rPr>
          <w:rFonts w:ascii="隶书" w:hAnsi="隶书"/>
          <w:sz w:val="22"/>
        </w:rPr>
        <w:t>实现基本的Json请求的封装，如有其它需求，亦可通过继承BaseIoTGatewayRequest</w:t>
      </w:r>
      <w:r>
        <w:rPr>
          <w:rFonts w:hint="eastAsia" w:ascii="隶书" w:hAnsi="隶书"/>
          <w:sz w:val="22"/>
        </w:rPr>
        <w:t>自定义</w:t>
      </w:r>
      <w:r>
        <w:rPr>
          <w:rFonts w:ascii="隶书" w:hAnsi="隶书"/>
          <w:sz w:val="22"/>
        </w:rPr>
        <w:t>实现。</w:t>
      </w:r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ascii="隶书" w:hAnsi="隶书"/>
          <w:sz w:val="22"/>
        </w:rPr>
        <w:t>1）、</w:t>
      </w:r>
      <w:r>
        <w:rPr>
          <w:rFonts w:hint="eastAsia" w:ascii="隶书" w:hAnsi="隶书"/>
          <w:sz w:val="22"/>
        </w:rPr>
        <w:t>该sdk为一个java工程，可以导入到设计器中，进行查看、运行（允许主函数在类UsernumberCheckExample中，请重点关注代码中的注释）；</w:t>
      </w:r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ascii="隶书" w:hAnsi="隶书"/>
          <w:sz w:val="22"/>
        </w:rPr>
        <w:t>2）、</w:t>
      </w:r>
      <w:r>
        <w:rPr>
          <w:rFonts w:hint="eastAsia" w:ascii="隶书" w:hAnsi="隶书"/>
          <w:sz w:val="22"/>
        </w:rPr>
        <w:t>在调用具体的api时，需要填写系统参数、公共参数、业务参数</w:t>
      </w:r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ascii="隶书" w:hAnsi="隶书"/>
          <w:sz w:val="22"/>
        </w:rPr>
        <w:t>3）、</w:t>
      </w:r>
      <w:r>
        <w:rPr>
          <w:rFonts w:hint="eastAsia" w:ascii="隶书" w:hAnsi="隶书"/>
          <w:sz w:val="22"/>
        </w:rPr>
        <w:t>系统参数：</w:t>
      </w:r>
    </w:p>
    <w:p>
      <w:pPr>
        <w:spacing w:line="360" w:lineRule="auto"/>
        <w:ind w:left="2100" w:hanging="1155"/>
        <w:jc w:val="left"/>
        <w:rPr>
          <w:rFonts w:ascii="隶书" w:hAnsi="隶书"/>
          <w:sz w:val="22"/>
        </w:rPr>
      </w:pPr>
      <w:r>
        <w:rPr>
          <w:rFonts w:hint="eastAsia" w:ascii="隶书" w:hAnsi="隶书"/>
          <w:sz w:val="22"/>
        </w:rPr>
        <w:t>请求地址:</w:t>
      </w:r>
      <w:r>
        <w:rPr>
          <w:rFonts w:ascii="隶书" w:hAnsi="隶书"/>
          <w:sz w:val="22"/>
        </w:rPr>
        <w:tab/>
      </w:r>
      <w:r>
        <w:rPr>
          <w:rFonts w:hint="eastAsia" w:ascii="隶书" w:hAnsi="隶书"/>
          <w:sz w:val="22"/>
        </w:rPr>
        <w:t>协议类型、域名、path需要根据能力门户我的能力-&gt;订购列表-&gt;能力详情中的apiurl填写，域名会区分测试、（不一定具有测试环境）和正式环境；</w:t>
      </w:r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hint="eastAsia" w:ascii="隶书" w:hAnsi="隶书"/>
          <w:sz w:val="22"/>
        </w:rPr>
        <w:t xml:space="preserve">      app_id:</w:t>
      </w:r>
      <w:r>
        <w:rPr>
          <w:rFonts w:ascii="隶书" w:hAnsi="隶书"/>
          <w:sz w:val="22"/>
        </w:rPr>
        <w:tab/>
      </w:r>
      <w:r>
        <w:rPr>
          <w:rFonts w:ascii="隶书" w:hAnsi="隶书"/>
          <w:sz w:val="22"/>
        </w:rPr>
        <w:tab/>
      </w:r>
      <w:r>
        <w:rPr>
          <w:rFonts w:ascii="隶书" w:hAnsi="隶书"/>
          <w:sz w:val="22"/>
        </w:rPr>
        <w:tab/>
      </w:r>
      <w:r>
        <w:rPr>
          <w:rFonts w:hint="eastAsia" w:ascii="隶书" w:hAnsi="隶书"/>
          <w:sz w:val="22"/>
        </w:rPr>
        <w:t>在门户创建完应用产生的app_id；</w:t>
      </w:r>
    </w:p>
    <w:p>
      <w:pPr>
        <w:spacing w:line="360" w:lineRule="auto"/>
        <w:ind w:left="2516" w:hanging="2096"/>
        <w:jc w:val="left"/>
        <w:rPr>
          <w:rFonts w:ascii="隶书" w:hAnsi="隶书"/>
          <w:sz w:val="22"/>
        </w:rPr>
      </w:pPr>
      <w:r>
        <w:rPr>
          <w:rFonts w:ascii="隶书" w:hAnsi="隶书"/>
          <w:sz w:val="22"/>
        </w:rPr>
        <w:t xml:space="preserve">      app_secrect: </w:t>
      </w:r>
      <w:r>
        <w:rPr>
          <w:rFonts w:ascii="隶书" w:hAnsi="隶书"/>
          <w:sz w:val="22"/>
        </w:rPr>
        <w:tab/>
      </w:r>
      <w:r>
        <w:rPr>
          <w:rFonts w:hint="eastAsia" w:ascii="隶书" w:hAnsi="隶书"/>
          <w:sz w:val="22"/>
        </w:rPr>
        <w:t>在门户创建完应用产生的app_secrect，生产环境的app_secrect一定会有，沙箱环境的app_secrect</w:t>
      </w:r>
      <w:r>
        <w:rPr>
          <w:rFonts w:hint="eastAsia" w:ascii="隶书" w:hAnsi="隶书"/>
          <w:sz w:val="22"/>
          <w:lang w:val="en-US" w:eastAsia="zh-CN"/>
        </w:rPr>
        <w:t>暂不可用</w:t>
      </w:r>
      <w:r>
        <w:rPr>
          <w:rFonts w:hint="eastAsia" w:ascii="隶书" w:hAnsi="隶书"/>
          <w:sz w:val="22"/>
        </w:rPr>
        <w:t>；</w:t>
      </w:r>
    </w:p>
    <w:p/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ascii="隶书" w:hAnsi="隶书"/>
          <w:sz w:val="22"/>
        </w:rPr>
        <w:t>4）、</w:t>
      </w:r>
      <w:r>
        <w:rPr>
          <w:rFonts w:hint="eastAsia" w:ascii="隶书" w:hAnsi="隶书"/>
          <w:sz w:val="22"/>
        </w:rPr>
        <w:t>公共参数：</w:t>
      </w:r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hint="eastAsia" w:ascii="隶书" w:hAnsi="隶书"/>
          <w:sz w:val="22"/>
        </w:rPr>
        <w:t xml:space="preserve">      Api name：截取调用地址中api/和/v中间部分；</w:t>
      </w:r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hint="eastAsia" w:ascii="隶书" w:hAnsi="隶书"/>
          <w:sz w:val="22"/>
        </w:rPr>
        <w:t xml:space="preserve">      Api ver（版本号）：截取调用地址最后一部分后去掉第一个小v；</w:t>
      </w:r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ascii="隶书" w:hAnsi="隶书"/>
          <w:sz w:val="22"/>
        </w:rPr>
        <w:t>5）、</w:t>
      </w:r>
      <w:r>
        <w:rPr>
          <w:rFonts w:hint="eastAsia" w:ascii="隶书" w:hAnsi="隶书"/>
          <w:sz w:val="22"/>
        </w:rPr>
        <w:t>业务参数（需要发给能力提供者的参数）：</w:t>
      </w:r>
    </w:p>
    <w:p>
      <w:pPr>
        <w:spacing w:line="360" w:lineRule="auto"/>
        <w:ind w:left="840"/>
        <w:jc w:val="left"/>
        <w:rPr>
          <w:rFonts w:ascii="隶书" w:hAnsi="隶书"/>
          <w:sz w:val="22"/>
        </w:rPr>
      </w:pPr>
      <w:r>
        <w:rPr>
          <w:rFonts w:hint="eastAsia" w:ascii="隶书" w:hAnsi="隶书"/>
          <w:sz w:val="22"/>
        </w:rPr>
        <w:t>所有需要发送给能力提供者的参数（系统参数除外）都必须放在业务参数中，以key-value的形式存放</w:t>
      </w:r>
    </w:p>
    <w:p>
      <w:pPr>
        <w:spacing w:line="360" w:lineRule="auto"/>
        <w:ind w:left="840"/>
        <w:jc w:val="left"/>
        <w:rPr>
          <w:rFonts w:ascii="隶书" w:hAnsi="隶书"/>
          <w:sz w:val="22"/>
        </w:rPr>
      </w:pPr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ascii="隶书" w:hAnsi="隶书"/>
          <w:sz w:val="22"/>
        </w:rPr>
        <w:t>6）、</w:t>
      </w:r>
      <w:r>
        <w:rPr>
          <w:rFonts w:hint="eastAsia" w:ascii="隶书" w:hAnsi="隶书"/>
          <w:sz w:val="22"/>
        </w:rPr>
        <w:t>下载</w:t>
      </w:r>
      <w:r>
        <w:rPr>
          <w:rFonts w:ascii="隶书" w:hAnsi="隶书"/>
          <w:sz w:val="22"/>
        </w:rPr>
        <w:t>及</w:t>
      </w:r>
      <w:r>
        <w:rPr>
          <w:rFonts w:hint="eastAsia" w:ascii="隶书" w:hAnsi="隶书"/>
          <w:sz w:val="22"/>
        </w:rPr>
        <w:t>样例</w:t>
      </w:r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hint="eastAsia" w:ascii="隶书" w:hAnsi="隶书"/>
          <w:sz w:val="22"/>
        </w:rPr>
        <w:t>下载</w:t>
      </w:r>
      <w:r>
        <w:rPr>
          <w:rFonts w:ascii="隶书" w:hAnsi="隶书"/>
          <w:sz w:val="22"/>
        </w:rPr>
        <w:t>地址：</w:t>
      </w:r>
    </w:p>
    <w:p>
      <w:pPr>
        <w:spacing w:line="360" w:lineRule="auto"/>
        <w:ind w:firstLine="420"/>
        <w:jc w:val="left"/>
        <w:rPr>
          <w:rFonts w:hint="default" w:ascii="隶书" w:hAnsi="隶书" w:eastAsia="宋体"/>
          <w:sz w:val="22"/>
          <w:lang w:val="en-US" w:eastAsia="zh-CN"/>
        </w:rPr>
      </w:pPr>
      <w:r>
        <w:rPr>
          <w:rFonts w:hint="eastAsia" w:ascii="隶书" w:hAnsi="隶书"/>
          <w:sz w:val="22"/>
          <w:lang w:val="en-US" w:eastAsia="zh-CN"/>
        </w:rPr>
        <w:t xml:space="preserve">  </w:t>
      </w:r>
      <w:r>
        <w:rPr>
          <w:rFonts w:hint="eastAsia" w:ascii="隶书" w:hAnsi="隶书"/>
          <w:sz w:val="22"/>
          <w:lang w:val="en-US" w:eastAsia="zh-CN"/>
        </w:rPr>
        <w:object>
          <v:shape id="_x0000_i1026" o:spt="75" type="#_x0000_t75" style="height:66pt;width:72.75pt;" o:ole="t" filled="f" o:preferrelative="t" stroked="f" coordsize="21600,21600"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Package" ShapeID="_x0000_i1026" DrawAspect="Icon" ObjectID="_1468075725" r:id="rId8">
            <o:LockedField>false</o:LockedField>
          </o:OLEObject>
        </w:object>
      </w:r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hint="eastAsia" w:ascii="隶书" w:hAnsi="隶书"/>
          <w:sz w:val="22"/>
        </w:rPr>
        <w:t>样例</w:t>
      </w:r>
      <w:r>
        <w:rPr>
          <w:rFonts w:ascii="隶书" w:hAnsi="隶书"/>
          <w:sz w:val="22"/>
        </w:rPr>
        <w:t>：</w:t>
      </w:r>
    </w:p>
    <w:p>
      <w:pPr>
        <w:spacing w:line="240" w:lineRule="auto"/>
        <w:ind w:firstLine="420"/>
        <w:jc w:val="left"/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</w:pP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>public class UsernumberCheckExample</w:t>
      </w:r>
    </w:p>
    <w:p>
      <w:pPr>
        <w:spacing w:line="240" w:lineRule="auto"/>
        <w:ind w:firstLine="420"/>
        <w:jc w:val="left"/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</w:pP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>{</w:t>
      </w:r>
    </w:p>
    <w:p>
      <w:pPr>
        <w:spacing w:line="240" w:lineRule="auto"/>
        <w:ind w:firstLine="420"/>
        <w:jc w:val="left"/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</w:pP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 xml:space="preserve">    @SuppressWarnings({"unchecked", "rawtypes"})</w:t>
      </w:r>
    </w:p>
    <w:p>
      <w:pPr>
        <w:spacing w:line="240" w:lineRule="auto"/>
        <w:ind w:firstLine="420"/>
        <w:jc w:val="left"/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</w:pP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 xml:space="preserve">    public static void main(String[] args)</w:t>
      </w:r>
    </w:p>
    <w:p>
      <w:pPr>
        <w:spacing w:line="240" w:lineRule="auto"/>
        <w:ind w:firstLine="420"/>
        <w:jc w:val="left"/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</w:pP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 xml:space="preserve">        throws ApiException</w:t>
      </w:r>
    </w:p>
    <w:p>
      <w:pPr>
        <w:spacing w:line="240" w:lineRule="auto"/>
        <w:ind w:firstLine="420"/>
        <w:jc w:val="left"/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</w:pP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 xml:space="preserve">    {</w:t>
      </w:r>
    </w:p>
    <w:p>
      <w:pPr>
        <w:spacing w:line="240" w:lineRule="auto"/>
        <w:ind w:firstLine="420"/>
        <w:jc w:val="left"/>
        <w:rPr>
          <w:rFonts w:hint="default" w:cs="鏂囨硥椹跨瓑瀹藉井绫抽粦" w:asciiTheme="minorEastAsia" w:hAnsiTheme="minorEastAsia" w:eastAsiaTheme="minorEastAsia"/>
          <w:color w:val="0000FF"/>
          <w:kern w:val="0"/>
          <w:sz w:val="16"/>
          <w:szCs w:val="16"/>
          <w:lang w:val="en-US" w:eastAsia="zh-CN"/>
        </w:rPr>
      </w:pP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 xml:space="preserve">        IoTGatewayClient client = new IoTGatewayClient("https://gwapi.10646.cn/api/", "appid", "appsecret");</w:t>
      </w: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  <w:lang w:val="en-US" w:eastAsia="zh-CN"/>
        </w:rPr>
        <w:t xml:space="preserve">  //</w:t>
      </w:r>
      <w:r>
        <w:rPr>
          <w:rFonts w:hint="eastAsia" w:cs="鏂囨硥椹跨瓑瀹藉井绫抽粦" w:asciiTheme="minorEastAsia" w:hAnsiTheme="minorEastAsia" w:eastAsiaTheme="minorEastAsia"/>
          <w:color w:val="0000FF"/>
          <w:kern w:val="0"/>
          <w:sz w:val="16"/>
          <w:szCs w:val="16"/>
          <w:lang w:val="en-US" w:eastAsia="zh-CN"/>
        </w:rPr>
        <w:t>注意：这里appid、appsecret请填写自己的appid、appsecret</w:t>
      </w:r>
    </w:p>
    <w:p>
      <w:pPr>
        <w:spacing w:line="240" w:lineRule="auto"/>
        <w:ind w:firstLine="420"/>
        <w:jc w:val="left"/>
        <w:rPr>
          <w:rFonts w:hint="eastAsia" w:cs="鏂囨硥椹跨瓑瀹藉井绫抽粦" w:asciiTheme="minorEastAsia" w:hAnsiTheme="minorEastAsia" w:eastAsiaTheme="minorEastAsia"/>
          <w:color w:val="3F7F5F"/>
          <w:kern w:val="0"/>
          <w:sz w:val="16"/>
          <w:szCs w:val="16"/>
        </w:rPr>
      </w:pP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 xml:space="preserve">        client.setConnectTimeout(2000);//</w:t>
      </w:r>
      <w:r>
        <w:rPr>
          <w:rFonts w:hint="eastAsia" w:cs="鏂囨硥椹跨瓑瀹藉井绫抽粦" w:asciiTheme="minorEastAsia" w:hAnsiTheme="minorEastAsia" w:eastAsiaTheme="minorEastAsia"/>
          <w:color w:val="3F7F5F"/>
          <w:kern w:val="0"/>
          <w:sz w:val="16"/>
          <w:szCs w:val="16"/>
        </w:rPr>
        <w:t>连接超时时长设置（单位：毫秒），可以不设置，默认两秒</w:t>
      </w:r>
    </w:p>
    <w:p>
      <w:pPr>
        <w:spacing w:line="240" w:lineRule="auto"/>
        <w:ind w:firstLine="420"/>
        <w:jc w:val="left"/>
        <w:rPr>
          <w:rFonts w:hint="eastAsia" w:cs="鏂囨硥椹跨瓑瀹藉井绫抽粦" w:asciiTheme="minorEastAsia" w:hAnsiTheme="minorEastAsia" w:eastAsiaTheme="minorEastAsia"/>
          <w:color w:val="3F7F5F"/>
          <w:kern w:val="0"/>
          <w:sz w:val="16"/>
          <w:szCs w:val="16"/>
        </w:rPr>
      </w:pP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 xml:space="preserve">        //client.setReadTimeout(30000);//</w:t>
      </w:r>
      <w:r>
        <w:rPr>
          <w:rFonts w:hint="eastAsia" w:cs="鏂囨硥椹跨瓑瀹藉井绫抽粦" w:asciiTheme="minorEastAsia" w:hAnsiTheme="minorEastAsia" w:eastAsiaTheme="minorEastAsia"/>
          <w:color w:val="3F7F5F"/>
          <w:kern w:val="0"/>
          <w:sz w:val="16"/>
          <w:szCs w:val="16"/>
        </w:rPr>
        <w:t>读取超时时长设置（单位：毫秒），可以不设置，默认三十秒</w:t>
      </w:r>
    </w:p>
    <w:p>
      <w:pPr>
        <w:spacing w:line="240" w:lineRule="auto"/>
        <w:ind w:firstLine="420"/>
        <w:jc w:val="left"/>
        <w:rPr>
          <w:rFonts w:hint="eastAsia" w:cs="鏂囨硥椹跨瓑瀹藉井绫抽粦" w:asciiTheme="minorEastAsia" w:hAnsiTheme="minorEastAsia" w:eastAsiaTheme="minorEastAsia"/>
          <w:color w:val="3F7F5F"/>
          <w:kern w:val="0"/>
          <w:sz w:val="16"/>
          <w:szCs w:val="16"/>
        </w:rPr>
      </w:pP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 xml:space="preserve">        //client.setRetryCount(1);//</w:t>
      </w:r>
      <w:r>
        <w:rPr>
          <w:rFonts w:hint="eastAsia" w:cs="鏂囨硥椹跨瓑瀹藉井绫抽粦" w:asciiTheme="minorEastAsia" w:hAnsiTheme="minorEastAsia" w:eastAsiaTheme="minorEastAsia"/>
          <w:color w:val="3F7F5F"/>
          <w:kern w:val="0"/>
          <w:sz w:val="16"/>
          <w:szCs w:val="16"/>
        </w:rPr>
        <w:t>连接超时后，重试次数  0：不重试  1：重试一次   以此类推。可以不设置，默认不重试</w:t>
      </w:r>
    </w:p>
    <w:p>
      <w:pPr>
        <w:spacing w:line="240" w:lineRule="auto"/>
        <w:ind w:firstLine="420"/>
        <w:jc w:val="left"/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</w:pP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 xml:space="preserve">        CommonJsonRequest request = new CommonJsonRequest();</w:t>
      </w:r>
    </w:p>
    <w:p>
      <w:pPr>
        <w:spacing w:line="240" w:lineRule="auto"/>
        <w:ind w:firstLine="420"/>
        <w:jc w:val="left"/>
        <w:rPr>
          <w:rFonts w:hint="eastAsia" w:cs="鏂囨硥椹跨瓑瀹藉井绫抽粦" w:asciiTheme="minorEastAsia" w:hAnsiTheme="minorEastAsia" w:eastAsiaTheme="minorEastAsia"/>
          <w:color w:val="3F7F5F"/>
          <w:kern w:val="0"/>
          <w:sz w:val="16"/>
          <w:szCs w:val="16"/>
          <w:lang w:eastAsia="zh-CN"/>
        </w:rPr>
      </w:pP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 xml:space="preserve">        // </w:t>
      </w:r>
      <w:r>
        <w:rPr>
          <w:rFonts w:hint="eastAsia" w:cs="鏂囨硥椹跨瓑瀹藉井绫抽粦" w:asciiTheme="minorEastAsia" w:hAnsiTheme="minorEastAsia" w:eastAsiaTheme="minorEastAsia"/>
          <w:color w:val="3F7F5F"/>
          <w:kern w:val="0"/>
          <w:sz w:val="16"/>
          <w:szCs w:val="16"/>
        </w:rPr>
        <w:t>完整的url：https://gwapi.10646.cn/api/wsGetTerminalDetails/V1/1Main/vV1.1</w:t>
      </w:r>
    </w:p>
    <w:p>
      <w:pPr>
        <w:spacing w:line="240" w:lineRule="auto"/>
        <w:ind w:firstLine="420"/>
        <w:jc w:val="left"/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</w:pP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 xml:space="preserve">        request.setApiName("</w:t>
      </w:r>
      <w:r>
        <w:rPr>
          <w:rFonts w:hint="eastAsia" w:cs="鏂囨硥椹跨瓑瀹藉井绫抽粦" w:asciiTheme="minorEastAsia" w:hAnsiTheme="minorEastAsia" w:eastAsiaTheme="minorEastAsia"/>
          <w:color w:val="0000FF"/>
          <w:kern w:val="0"/>
          <w:sz w:val="16"/>
          <w:szCs w:val="16"/>
        </w:rPr>
        <w:t>cn_wsGetTerminalDetails_V1_1Main</w:t>
      </w: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>");</w:t>
      </w:r>
    </w:p>
    <w:p>
      <w:pPr>
        <w:spacing w:line="240" w:lineRule="auto"/>
        <w:ind w:firstLine="420"/>
        <w:jc w:val="left"/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</w:pP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 xml:space="preserve">        request.setApiVer("V1.1");</w:t>
      </w:r>
    </w:p>
    <w:p>
      <w:pPr>
        <w:spacing w:line="240" w:lineRule="auto"/>
        <w:ind w:firstLine="420"/>
        <w:jc w:val="left"/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</w:pP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 xml:space="preserve">        </w:t>
      </w:r>
    </w:p>
    <w:p>
      <w:pPr>
        <w:spacing w:line="240" w:lineRule="auto"/>
        <w:ind w:firstLine="420"/>
        <w:jc w:val="left"/>
        <w:rPr>
          <w:rFonts w:hint="eastAsia" w:cs="鏂囨硥椹跨瓑瀹藉井绫抽粦" w:asciiTheme="minorEastAsia" w:hAnsiTheme="minorEastAsia" w:eastAsiaTheme="minorEastAsia"/>
          <w:color w:val="0000FF"/>
          <w:kern w:val="0"/>
          <w:sz w:val="16"/>
          <w:szCs w:val="16"/>
        </w:rPr>
      </w:pP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 xml:space="preserve">        </w:t>
      </w:r>
      <w:r>
        <w:rPr>
          <w:rFonts w:hint="eastAsia" w:cs="鏂囨硥椹跨瓑瀹藉井绫抽粦" w:asciiTheme="minorEastAsia" w:hAnsiTheme="minorEastAsia" w:eastAsiaTheme="minorEastAsia"/>
          <w:color w:val="0000FF"/>
          <w:kern w:val="0"/>
          <w:sz w:val="16"/>
          <w:szCs w:val="16"/>
        </w:rPr>
        <w:t>/**</w:t>
      </w:r>
    </w:p>
    <w:p>
      <w:pPr>
        <w:spacing w:line="240" w:lineRule="auto"/>
        <w:ind w:firstLine="420"/>
        <w:jc w:val="left"/>
        <w:rPr>
          <w:rFonts w:hint="eastAsia" w:cs="鏂囨硥椹跨瓑瀹藉井绫抽粦" w:asciiTheme="minorEastAsia" w:hAnsiTheme="minorEastAsia" w:eastAsiaTheme="minorEastAsia"/>
          <w:color w:val="0000FF"/>
          <w:kern w:val="0"/>
          <w:sz w:val="16"/>
          <w:szCs w:val="16"/>
        </w:rPr>
      </w:pPr>
      <w:r>
        <w:rPr>
          <w:rFonts w:hint="eastAsia" w:cs="鏂囨硥椹跨瓑瀹藉井绫抽粦" w:asciiTheme="minorEastAsia" w:hAnsiTheme="minorEastAsia" w:eastAsiaTheme="minorEastAsia"/>
          <w:color w:val="0000FF"/>
          <w:kern w:val="0"/>
          <w:sz w:val="16"/>
          <w:szCs w:val="16"/>
        </w:rPr>
        <w:t xml:space="preserve">         * 业务参数，需要发给能力提供者</w:t>
      </w:r>
    </w:p>
    <w:p>
      <w:pPr>
        <w:spacing w:line="240" w:lineRule="auto"/>
        <w:ind w:firstLine="420"/>
        <w:jc w:val="left"/>
        <w:rPr>
          <w:rFonts w:hint="eastAsia" w:cs="鏂囨硥椹跨瓑瀹藉井绫抽粦" w:asciiTheme="minorEastAsia" w:hAnsiTheme="minorEastAsia" w:eastAsiaTheme="minorEastAsia"/>
          <w:color w:val="0000FF"/>
          <w:kern w:val="0"/>
          <w:sz w:val="16"/>
          <w:szCs w:val="16"/>
        </w:rPr>
      </w:pPr>
      <w:r>
        <w:rPr>
          <w:rFonts w:hint="eastAsia" w:cs="鏂囨硥椹跨瓑瀹藉井绫抽粦" w:asciiTheme="minorEastAsia" w:hAnsiTheme="minorEastAsia" w:eastAsiaTheme="minorEastAsia"/>
          <w:color w:val="0000FF"/>
          <w:kern w:val="0"/>
          <w:sz w:val="16"/>
          <w:szCs w:val="16"/>
        </w:rPr>
        <w:t xml:space="preserve">         */</w:t>
      </w:r>
    </w:p>
    <w:p>
      <w:pPr>
        <w:spacing w:line="240" w:lineRule="auto"/>
        <w:ind w:firstLine="420"/>
        <w:jc w:val="left"/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</w:pP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 xml:space="preserve">        Map params = new HashMap&lt;String, Object&gt;();</w:t>
      </w:r>
    </w:p>
    <w:p>
      <w:pPr>
        <w:spacing w:line="240" w:lineRule="auto"/>
        <w:ind w:firstLine="420"/>
        <w:jc w:val="left"/>
        <w:rPr>
          <w:rFonts w:hint="default" w:cs="鏂囨硥椹跨瓑瀹藉井绫抽粦" w:asciiTheme="minorEastAsia" w:hAnsiTheme="minorEastAsia" w:eastAsiaTheme="minorEastAsia"/>
          <w:color w:val="3F7F5F"/>
          <w:kern w:val="0"/>
          <w:sz w:val="16"/>
          <w:szCs w:val="16"/>
          <w:lang w:val="en-US" w:eastAsia="zh-CN"/>
        </w:rPr>
      </w:pP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 xml:space="preserve">        params.put(</w:t>
      </w:r>
      <w:r>
        <w:rPr>
          <w:rFonts w:hint="eastAsia" w:cs="鏂囨硥椹跨瓑瀹藉井绫抽粦" w:asciiTheme="minorEastAsia" w:hAnsiTheme="minorEastAsia" w:eastAsiaTheme="minorEastAsia"/>
          <w:color w:val="0000FF"/>
          <w:kern w:val="0"/>
          <w:sz w:val="16"/>
          <w:szCs w:val="16"/>
        </w:rPr>
        <w:t>"openId", "301651111111111"</w:t>
      </w: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>);</w:t>
      </w: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  <w:lang w:val="en-US" w:eastAsia="zh-CN"/>
        </w:rPr>
        <w:t xml:space="preserve">  //</w:t>
      </w:r>
      <w:r>
        <w:rPr>
          <w:rFonts w:hint="eastAsia" w:cs="鏂囨硥椹跨瓑瀹藉井绫抽粦" w:asciiTheme="minorEastAsia" w:hAnsiTheme="minorEastAsia" w:eastAsiaTheme="minorEastAsia"/>
          <w:color w:val="3F7F5F"/>
          <w:kern w:val="0"/>
          <w:sz w:val="16"/>
          <w:szCs w:val="16"/>
          <w:lang w:val="en-US" w:eastAsia="zh-CN"/>
        </w:rPr>
        <w:t>这里请填写自己的openid</w:t>
      </w:r>
    </w:p>
    <w:p>
      <w:pPr>
        <w:spacing w:line="240" w:lineRule="auto"/>
        <w:ind w:firstLine="420"/>
        <w:jc w:val="left"/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</w:pP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 xml:space="preserve">        params.put(</w:t>
      </w:r>
      <w:r>
        <w:rPr>
          <w:rFonts w:hint="eastAsia" w:cs="鏂囨硥椹跨瓑瀹藉井绫抽粦" w:asciiTheme="minorEastAsia" w:hAnsiTheme="minorEastAsia" w:eastAsiaTheme="minorEastAsia"/>
          <w:color w:val="0000FF"/>
          <w:kern w:val="0"/>
          <w:sz w:val="16"/>
          <w:szCs w:val="16"/>
        </w:rPr>
        <w:t>"version", "1.0"</w:t>
      </w: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>);</w:t>
      </w:r>
    </w:p>
    <w:p>
      <w:pPr>
        <w:spacing w:line="240" w:lineRule="auto"/>
        <w:ind w:firstLine="420"/>
        <w:jc w:val="left"/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</w:pP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 xml:space="preserve">        List&lt;String&gt;</w:t>
      </w:r>
      <w:r>
        <w:rPr>
          <w:rFonts w:hint="eastAsia" w:cs="鏂囨硥椹跨瓑瀹藉井绫抽粦" w:asciiTheme="minorEastAsia" w:hAnsiTheme="minorEastAsia" w:eastAsiaTheme="minorEastAsia"/>
          <w:color w:val="0000FF"/>
          <w:kern w:val="0"/>
          <w:sz w:val="16"/>
          <w:szCs w:val="16"/>
        </w:rPr>
        <w:t xml:space="preserve"> iccids</w:t>
      </w: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 xml:space="preserve"> = new ArrayList();</w:t>
      </w:r>
    </w:p>
    <w:p>
      <w:pPr>
        <w:spacing w:line="240" w:lineRule="auto"/>
        <w:ind w:firstLine="420"/>
        <w:jc w:val="left"/>
        <w:rPr>
          <w:rFonts w:hint="default" w:cs="鏂囨硥椹跨瓑瀹藉井绫抽粦" w:asciiTheme="minorEastAsia" w:hAnsiTheme="minorEastAsia" w:eastAsiaTheme="minorEastAsia"/>
          <w:color w:val="0000FF"/>
          <w:kern w:val="0"/>
          <w:sz w:val="16"/>
          <w:szCs w:val="16"/>
          <w:lang w:val="en-US" w:eastAsia="zh-CN"/>
        </w:rPr>
      </w:pP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 xml:space="preserve">        i</w:t>
      </w:r>
      <w:r>
        <w:rPr>
          <w:rFonts w:hint="eastAsia" w:cs="鏂囨硥椹跨瓑瀹藉井绫抽粦" w:asciiTheme="minorEastAsia" w:hAnsiTheme="minorEastAsia" w:eastAsiaTheme="minorEastAsia"/>
          <w:color w:val="0000FF"/>
          <w:kern w:val="0"/>
          <w:sz w:val="16"/>
          <w:szCs w:val="16"/>
        </w:rPr>
        <w:t>ccids.add("89860000******000000");</w:t>
      </w:r>
      <w:r>
        <w:rPr>
          <w:rFonts w:hint="eastAsia" w:cs="鏂囨硥椹跨瓑瀹藉井绫抽粦" w:asciiTheme="minorEastAsia" w:hAnsiTheme="minorEastAsia" w:eastAsiaTheme="minorEastAsia"/>
          <w:color w:val="0000FF"/>
          <w:kern w:val="0"/>
          <w:sz w:val="16"/>
          <w:szCs w:val="16"/>
          <w:lang w:val="en-US" w:eastAsia="zh-CN"/>
        </w:rPr>
        <w:t xml:space="preserve">  //这里请填写自己的iccid（89开头20位数字）</w:t>
      </w:r>
    </w:p>
    <w:p>
      <w:pPr>
        <w:spacing w:line="240" w:lineRule="auto"/>
        <w:ind w:firstLine="420"/>
        <w:jc w:val="left"/>
        <w:rPr>
          <w:rFonts w:hint="eastAsia" w:cs="鏂囨硥椹跨瓑瀹藉井绫抽粦" w:asciiTheme="minorEastAsia" w:hAnsiTheme="minorEastAsia" w:eastAsiaTheme="minorEastAsia"/>
          <w:color w:val="0000FF"/>
          <w:kern w:val="0"/>
          <w:sz w:val="16"/>
          <w:szCs w:val="16"/>
        </w:rPr>
      </w:pPr>
      <w:r>
        <w:rPr>
          <w:rFonts w:hint="eastAsia" w:cs="鏂囨硥椹跨瓑瀹藉井绫抽粦" w:asciiTheme="minorEastAsia" w:hAnsiTheme="minorEastAsia" w:eastAsiaTheme="minorEastAsia"/>
          <w:color w:val="0000FF"/>
          <w:kern w:val="0"/>
          <w:sz w:val="16"/>
          <w:szCs w:val="16"/>
        </w:rPr>
        <w:t xml:space="preserve">        iccids.add("89860000******00000</w:t>
      </w:r>
      <w:r>
        <w:rPr>
          <w:rFonts w:hint="eastAsia" w:cs="鏂囨硥椹跨瓑瀹藉井绫抽粦" w:asciiTheme="minorEastAsia" w:hAnsiTheme="minorEastAsia" w:eastAsiaTheme="minorEastAsia"/>
          <w:color w:val="0000FF"/>
          <w:kern w:val="0"/>
          <w:sz w:val="16"/>
          <w:szCs w:val="16"/>
          <w:lang w:val="en-US" w:eastAsia="zh-CN"/>
        </w:rPr>
        <w:t>1</w:t>
      </w:r>
      <w:r>
        <w:rPr>
          <w:rFonts w:hint="eastAsia" w:cs="鏂囨硥椹跨瓑瀹藉井绫抽粦" w:asciiTheme="minorEastAsia" w:hAnsiTheme="minorEastAsia" w:eastAsiaTheme="minorEastAsia"/>
          <w:color w:val="0000FF"/>
          <w:kern w:val="0"/>
          <w:sz w:val="16"/>
          <w:szCs w:val="16"/>
        </w:rPr>
        <w:t>");</w:t>
      </w:r>
    </w:p>
    <w:p>
      <w:pPr>
        <w:spacing w:line="240" w:lineRule="auto"/>
        <w:ind w:firstLine="420"/>
        <w:jc w:val="left"/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</w:pP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 xml:space="preserve">        params.put(</w:t>
      </w:r>
      <w:r>
        <w:rPr>
          <w:rFonts w:hint="eastAsia" w:cs="鏂囨硥椹跨瓑瀹藉井绫抽粦" w:asciiTheme="minorEastAsia" w:hAnsiTheme="minorEastAsia" w:eastAsiaTheme="minorEastAsia"/>
          <w:color w:val="0000FF"/>
          <w:kern w:val="0"/>
          <w:sz w:val="16"/>
          <w:szCs w:val="16"/>
        </w:rPr>
        <w:t>"iccids", iccids</w:t>
      </w: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>);</w:t>
      </w:r>
    </w:p>
    <w:p>
      <w:pPr>
        <w:spacing w:line="240" w:lineRule="auto"/>
        <w:ind w:firstLine="420"/>
        <w:jc w:val="left"/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</w:pP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 xml:space="preserve">        request.setParams(params);</w:t>
      </w:r>
    </w:p>
    <w:p>
      <w:pPr>
        <w:spacing w:line="240" w:lineRule="auto"/>
        <w:ind w:firstLine="420"/>
        <w:jc w:val="left"/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</w:pPr>
    </w:p>
    <w:p>
      <w:pPr>
        <w:spacing w:line="240" w:lineRule="auto"/>
        <w:ind w:firstLine="420"/>
        <w:jc w:val="left"/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</w:pP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 xml:space="preserve">        CommonJsonResponse response = client.execute(request);</w:t>
      </w:r>
    </w:p>
    <w:p>
      <w:pPr>
        <w:spacing w:line="240" w:lineRule="auto"/>
        <w:ind w:firstLine="420"/>
        <w:jc w:val="left"/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</w:pP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 xml:space="preserve">        System.out.println("</w:t>
      </w:r>
      <w:r>
        <w:rPr>
          <w:rFonts w:hint="eastAsia" w:cs="鏂囨硥椹跨瓑瀹藉井绫抽粦" w:asciiTheme="minorEastAsia" w:hAnsiTheme="minorEastAsia" w:eastAsiaTheme="minorEastAsia"/>
          <w:color w:val="0000FF"/>
          <w:kern w:val="0"/>
          <w:sz w:val="16"/>
          <w:szCs w:val="16"/>
        </w:rPr>
        <w:t>发送请求流水号</w:t>
      </w: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>：" + request.getTransId());</w:t>
      </w:r>
    </w:p>
    <w:p>
      <w:pPr>
        <w:spacing w:line="240" w:lineRule="auto"/>
        <w:ind w:firstLine="420"/>
        <w:jc w:val="left"/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</w:pP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 xml:space="preserve">        System.out.println("</w:t>
      </w:r>
      <w:r>
        <w:rPr>
          <w:rFonts w:hint="eastAsia" w:cs="鏂囨硥椹跨瓑瀹藉井绫抽粦" w:asciiTheme="minorEastAsia" w:hAnsiTheme="minorEastAsia" w:eastAsiaTheme="minorEastAsia"/>
          <w:color w:val="0000FF"/>
          <w:kern w:val="0"/>
          <w:sz w:val="16"/>
          <w:szCs w:val="16"/>
        </w:rPr>
        <w:t>请求报文</w:t>
      </w: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>：" + request.getReqText());</w:t>
      </w:r>
    </w:p>
    <w:p>
      <w:pPr>
        <w:spacing w:line="240" w:lineRule="auto"/>
        <w:ind w:firstLine="420"/>
        <w:jc w:val="left"/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</w:pP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 xml:space="preserve">        System.out.println("</w:t>
      </w:r>
      <w:r>
        <w:rPr>
          <w:rFonts w:hint="eastAsia" w:cs="鏂囨硥椹跨瓑瀹藉井绫抽粦" w:asciiTheme="minorEastAsia" w:hAnsiTheme="minorEastAsia" w:eastAsiaTheme="minorEastAsia"/>
          <w:color w:val="0000FF"/>
          <w:kern w:val="0"/>
          <w:sz w:val="16"/>
          <w:szCs w:val="16"/>
        </w:rPr>
        <w:t>请求是否被成功处理</w:t>
      </w: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>:" + response.isSuccess());</w:t>
      </w:r>
    </w:p>
    <w:p>
      <w:pPr>
        <w:spacing w:line="240" w:lineRule="auto"/>
        <w:ind w:firstLine="420"/>
        <w:jc w:val="left"/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</w:pP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 xml:space="preserve">        Map data = response.getData();</w:t>
      </w:r>
    </w:p>
    <w:p>
      <w:pPr>
        <w:spacing w:line="240" w:lineRule="auto"/>
        <w:ind w:firstLine="420"/>
        <w:jc w:val="left"/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</w:pP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 xml:space="preserve">        if (response.isSuccess()){</w:t>
      </w:r>
    </w:p>
    <w:p>
      <w:pPr>
        <w:spacing w:line="240" w:lineRule="auto"/>
        <w:ind w:firstLine="420"/>
        <w:jc w:val="left"/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</w:pP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>//            System.out.println("</w:t>
      </w:r>
      <w:r>
        <w:rPr>
          <w:rFonts w:hint="eastAsia" w:cs="鏂囨硥椹跨瓑瀹藉井绫抽粦" w:asciiTheme="minorEastAsia" w:hAnsiTheme="minorEastAsia" w:eastAsiaTheme="minorEastAsia"/>
          <w:color w:val="0000FF"/>
          <w:kern w:val="0"/>
          <w:sz w:val="16"/>
          <w:szCs w:val="16"/>
        </w:rPr>
        <w:t>成功返回业务参数</w:t>
      </w: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>：" + data.get("checkresult"));</w:t>
      </w:r>
    </w:p>
    <w:p>
      <w:pPr>
        <w:spacing w:line="240" w:lineRule="auto"/>
        <w:ind w:firstLine="420"/>
        <w:jc w:val="left"/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</w:pP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 xml:space="preserve">            System.out.println("</w:t>
      </w:r>
      <w:r>
        <w:rPr>
          <w:rFonts w:hint="eastAsia" w:cs="鏂囨硥椹跨瓑瀹藉井绫抽粦" w:asciiTheme="minorEastAsia" w:hAnsiTheme="minorEastAsia" w:eastAsiaTheme="minorEastAsia"/>
          <w:color w:val="0000FF"/>
          <w:kern w:val="0"/>
          <w:sz w:val="16"/>
          <w:szCs w:val="16"/>
        </w:rPr>
        <w:t>成功返回业务参数</w:t>
      </w: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>：" + data);</w:t>
      </w:r>
    </w:p>
    <w:p>
      <w:pPr>
        <w:spacing w:line="240" w:lineRule="auto"/>
        <w:ind w:firstLine="420"/>
        <w:jc w:val="left"/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</w:pP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 xml:space="preserve">        }</w:t>
      </w:r>
    </w:p>
    <w:p>
      <w:pPr>
        <w:spacing w:line="240" w:lineRule="auto"/>
        <w:ind w:firstLine="420"/>
        <w:jc w:val="left"/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</w:pP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 xml:space="preserve">        else</w:t>
      </w:r>
    </w:p>
    <w:p>
      <w:pPr>
        <w:spacing w:line="240" w:lineRule="auto"/>
        <w:ind w:firstLine="420"/>
        <w:jc w:val="left"/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</w:pP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 xml:space="preserve">        {</w:t>
      </w:r>
    </w:p>
    <w:p>
      <w:pPr>
        <w:spacing w:line="240" w:lineRule="auto"/>
        <w:ind w:firstLine="420"/>
        <w:jc w:val="left"/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</w:pP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 xml:space="preserve">            System.out.println("</w:t>
      </w:r>
      <w:r>
        <w:rPr>
          <w:rFonts w:hint="eastAsia" w:cs="鏂囨硥椹跨瓑瀹藉井绫抽粦" w:asciiTheme="minorEastAsia" w:hAnsiTheme="minorEastAsia" w:eastAsiaTheme="minorEastAsia"/>
          <w:color w:val="0000FF"/>
          <w:kern w:val="0"/>
          <w:sz w:val="16"/>
          <w:szCs w:val="16"/>
        </w:rPr>
        <w:t>处理失败返回消息</w:t>
      </w: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>：" + data);</w:t>
      </w:r>
    </w:p>
    <w:p>
      <w:pPr>
        <w:spacing w:line="240" w:lineRule="auto"/>
        <w:ind w:firstLine="420"/>
        <w:jc w:val="left"/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</w:pP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 xml:space="preserve">        }</w:t>
      </w:r>
    </w:p>
    <w:p>
      <w:pPr>
        <w:spacing w:line="240" w:lineRule="auto"/>
        <w:ind w:firstLine="420"/>
        <w:jc w:val="left"/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</w:pP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 xml:space="preserve">    }</w:t>
      </w:r>
    </w:p>
    <w:p>
      <w:pPr>
        <w:spacing w:line="240" w:lineRule="auto"/>
        <w:ind w:firstLine="420"/>
        <w:jc w:val="left"/>
        <w:rPr>
          <w:rFonts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</w:pPr>
      <w:r>
        <w:rPr>
          <w:rFonts w:hint="eastAsia" w:cs="鏂囨硥椹跨瓑瀹藉井绫抽粦" w:asciiTheme="minorEastAsia" w:hAnsiTheme="minorEastAsia" w:eastAsiaTheme="minorEastAsia"/>
          <w:color w:val="000000"/>
          <w:kern w:val="0"/>
          <w:sz w:val="16"/>
          <w:szCs w:val="16"/>
        </w:rPr>
        <w:t>}</w:t>
      </w:r>
    </w:p>
    <w:p>
      <w:pPr>
        <w:spacing w:line="360" w:lineRule="auto"/>
        <w:jc w:val="left"/>
        <w:rPr>
          <w:rFonts w:ascii="隶书" w:hAnsi="隶书"/>
          <w:sz w:val="22"/>
        </w:rPr>
      </w:pPr>
    </w:p>
    <w:p>
      <w:pPr>
        <w:pStyle w:val="3"/>
        <w:ind w:left="181" w:leftChars="86"/>
        <w:jc w:val="left"/>
        <w:rPr>
          <w:rFonts w:ascii="隶书" w:hAnsi="隶书"/>
          <w:sz w:val="22"/>
        </w:rPr>
      </w:pPr>
      <w:r>
        <w:rPr>
          <w:rFonts w:hint="eastAsia" w:ascii="隶书" w:hAnsi="隶书"/>
          <w:sz w:val="22"/>
        </w:rPr>
        <w:t>4、</w:t>
      </w:r>
      <w:r>
        <w:rPr>
          <w:rFonts w:ascii="隶书" w:hAnsi="隶书"/>
          <w:sz w:val="22"/>
        </w:rPr>
        <w:t>能力生效流程</w:t>
      </w:r>
    </w:p>
    <w:p>
      <w:pPr>
        <w:spacing w:line="360" w:lineRule="auto"/>
        <w:ind w:left="181" w:leftChars="86" w:firstLine="420"/>
        <w:jc w:val="left"/>
        <w:rPr>
          <w:rFonts w:ascii="隶书" w:hAnsi="隶书"/>
          <w:sz w:val="22"/>
        </w:rPr>
      </w:pPr>
      <w:r>
        <w:rPr>
          <w:rFonts w:hint="eastAsia" w:ascii="隶书" w:hAnsi="隶书"/>
          <w:sz w:val="22"/>
        </w:rPr>
        <w:t>（</w:t>
      </w:r>
      <w:r>
        <w:rPr>
          <w:rFonts w:ascii="隶书" w:hAnsi="隶书"/>
          <w:sz w:val="22"/>
        </w:rPr>
        <w:t>1</w:t>
      </w:r>
      <w:r>
        <w:rPr>
          <w:rFonts w:hint="eastAsia" w:ascii="隶书" w:hAnsi="隶书"/>
          <w:sz w:val="22"/>
        </w:rPr>
        <w:t>）生效开关</w:t>
      </w:r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hint="eastAsia" w:ascii="隶书" w:hAnsi="隶书"/>
          <w:sz w:val="22"/>
        </w:rPr>
        <w:t>“首页</w:t>
      </w:r>
      <w:r>
        <w:rPr>
          <w:rFonts w:ascii="隶书" w:hAnsi="隶书"/>
          <w:sz w:val="22"/>
        </w:rPr>
        <w:t>—</w:t>
      </w:r>
      <w:r>
        <w:rPr>
          <w:rFonts w:hint="eastAsia" w:ascii="隶书" w:hAnsi="隶书"/>
          <w:sz w:val="22"/>
        </w:rPr>
        <w:t>用户名</w:t>
      </w:r>
      <w:r>
        <w:rPr>
          <w:rFonts w:ascii="隶书" w:hAnsi="隶书"/>
          <w:sz w:val="22"/>
        </w:rPr>
        <w:t>—</w:t>
      </w:r>
      <w:r>
        <w:rPr>
          <w:rFonts w:hint="eastAsia" w:ascii="隶书" w:hAnsi="隶书"/>
          <w:sz w:val="22"/>
        </w:rPr>
        <w:t>我的能力</w:t>
      </w:r>
      <w:r>
        <w:rPr>
          <w:rFonts w:ascii="隶书" w:hAnsi="隶书"/>
          <w:sz w:val="22"/>
        </w:rPr>
        <w:t>—</w:t>
      </w:r>
      <w:r>
        <w:rPr>
          <w:rFonts w:hint="eastAsia" w:ascii="隶书" w:hAnsi="隶书"/>
          <w:sz w:val="22"/>
        </w:rPr>
        <w:t>能力列表”在已订购的能力中查找到想要生效的能力，点击操作栏中的“生效”即可。能力生效后，付费能力开始计收能力使用费。</w:t>
      </w:r>
    </w:p>
    <w:p>
      <w:pPr>
        <w:spacing w:line="360" w:lineRule="auto"/>
        <w:ind w:left="181" w:leftChars="86" w:firstLine="420"/>
        <w:jc w:val="left"/>
        <w:rPr>
          <w:rFonts w:ascii="隶书" w:hAnsi="隶书"/>
          <w:sz w:val="22"/>
        </w:rPr>
      </w:pPr>
      <w:r>
        <w:rPr>
          <w:rFonts w:hint="eastAsia" w:ascii="隶书" w:hAnsi="隶书"/>
          <w:sz w:val="22"/>
        </w:rPr>
        <w:t>（</w:t>
      </w:r>
      <w:r>
        <w:rPr>
          <w:rFonts w:ascii="隶书" w:hAnsi="隶书"/>
          <w:sz w:val="22"/>
        </w:rPr>
        <w:t>2</w:t>
      </w:r>
      <w:r>
        <w:rPr>
          <w:rFonts w:hint="eastAsia" w:ascii="隶书" w:hAnsi="隶书"/>
          <w:sz w:val="22"/>
        </w:rPr>
        <w:t>）无</w:t>
      </w:r>
      <w:r>
        <w:rPr>
          <w:rFonts w:ascii="隶书" w:hAnsi="隶书"/>
          <w:sz w:val="22"/>
        </w:rPr>
        <w:t>测试地址</w:t>
      </w:r>
      <w:r>
        <w:rPr>
          <w:rFonts w:hint="eastAsia" w:ascii="隶书" w:hAnsi="隶书"/>
          <w:sz w:val="22"/>
        </w:rPr>
        <w:t>减免</w:t>
      </w:r>
      <w:r>
        <w:rPr>
          <w:rFonts w:ascii="隶书" w:hAnsi="隶书"/>
          <w:sz w:val="22"/>
        </w:rPr>
        <w:t>计费</w:t>
      </w:r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ascii="隶书" w:hAnsi="隶书"/>
          <w:sz w:val="22"/>
        </w:rPr>
        <w:t>平台存在没有能力测试调用地址的情况，</w:t>
      </w:r>
      <w:r>
        <w:rPr>
          <w:rFonts w:hint="eastAsia" w:ascii="隶书" w:hAnsi="隶书"/>
          <w:sz w:val="22"/>
        </w:rPr>
        <w:t>当</w:t>
      </w:r>
      <w:r>
        <w:rPr>
          <w:rFonts w:ascii="隶书" w:hAnsi="隶书"/>
          <w:sz w:val="22"/>
        </w:rPr>
        <w:t>发生此情况</w:t>
      </w:r>
      <w:r>
        <w:rPr>
          <w:rFonts w:hint="eastAsia" w:ascii="隶书" w:hAnsi="隶书"/>
          <w:sz w:val="22"/>
        </w:rPr>
        <w:t>时</w:t>
      </w:r>
      <w:r>
        <w:rPr>
          <w:rFonts w:ascii="隶书" w:hAnsi="隶书"/>
          <w:sz w:val="22"/>
        </w:rPr>
        <w:t>，</w:t>
      </w:r>
      <w:r>
        <w:rPr>
          <w:rFonts w:hint="eastAsia" w:ascii="隶书" w:hAnsi="隶书"/>
          <w:sz w:val="22"/>
        </w:rPr>
        <w:t>平台</w:t>
      </w:r>
      <w:r>
        <w:rPr>
          <w:rFonts w:ascii="隶书" w:hAnsi="隶书"/>
          <w:sz w:val="22"/>
        </w:rPr>
        <w:t>为了方便能力使用者调试，</w:t>
      </w:r>
      <w:r>
        <w:rPr>
          <w:rFonts w:hint="eastAsia" w:ascii="隶书" w:hAnsi="隶书"/>
          <w:sz w:val="22"/>
        </w:rPr>
        <w:t>在</w:t>
      </w:r>
      <w:r>
        <w:rPr>
          <w:rFonts w:ascii="隶书" w:hAnsi="隶书"/>
          <w:sz w:val="22"/>
        </w:rPr>
        <w:t>此情况下，能力使用者先将能力生效，调用生产地址， n</w:t>
      </w:r>
      <w:r>
        <w:rPr>
          <w:rFonts w:hint="eastAsia" w:ascii="隶书" w:hAnsi="隶书"/>
          <w:sz w:val="22"/>
        </w:rPr>
        <w:t>次</w:t>
      </w:r>
      <w:r>
        <w:rPr>
          <w:rFonts w:ascii="隶书" w:hAnsi="隶书"/>
          <w:sz w:val="22"/>
        </w:rPr>
        <w:t>内调用计费</w:t>
      </w:r>
      <w:r>
        <w:rPr>
          <w:rFonts w:hint="eastAsia" w:ascii="隶书" w:hAnsi="隶书"/>
          <w:sz w:val="22"/>
        </w:rPr>
        <w:t>给予</w:t>
      </w:r>
      <w:r>
        <w:rPr>
          <w:rFonts w:ascii="隶书" w:hAnsi="隶书"/>
          <w:sz w:val="22"/>
        </w:rPr>
        <w:t>减免，</w:t>
      </w:r>
      <w:r>
        <w:rPr>
          <w:rFonts w:hint="eastAsia" w:ascii="隶书" w:hAnsi="隶书"/>
          <w:sz w:val="22"/>
        </w:rPr>
        <w:t>完成</w:t>
      </w:r>
      <w:r>
        <w:rPr>
          <w:rFonts w:ascii="隶书" w:hAnsi="隶书"/>
          <w:sz w:val="22"/>
        </w:rPr>
        <w:t>对能力的接入调试。</w:t>
      </w:r>
    </w:p>
    <w:p>
      <w:pPr>
        <w:pStyle w:val="3"/>
        <w:ind w:left="181" w:leftChars="86"/>
        <w:jc w:val="left"/>
        <w:rPr>
          <w:rFonts w:ascii="隶书" w:hAnsi="隶书"/>
          <w:sz w:val="22"/>
        </w:rPr>
      </w:pPr>
      <w:r>
        <w:rPr>
          <w:rFonts w:hint="eastAsia" w:ascii="隶书" w:hAnsi="隶书"/>
          <w:sz w:val="22"/>
        </w:rPr>
        <w:t>5、</w:t>
      </w:r>
      <w:r>
        <w:rPr>
          <w:rFonts w:ascii="隶书" w:hAnsi="隶书"/>
          <w:sz w:val="22"/>
        </w:rPr>
        <w:t>能力</w:t>
      </w:r>
      <w:r>
        <w:rPr>
          <w:rFonts w:hint="eastAsia" w:ascii="隶书" w:hAnsi="隶书"/>
          <w:sz w:val="22"/>
        </w:rPr>
        <w:t>退订</w:t>
      </w:r>
    </w:p>
    <w:p>
      <w:pPr>
        <w:spacing w:line="360" w:lineRule="auto"/>
        <w:ind w:left="181" w:leftChars="86" w:firstLine="420"/>
        <w:jc w:val="left"/>
        <w:rPr>
          <w:rFonts w:ascii="隶书" w:hAnsi="隶书"/>
          <w:sz w:val="22"/>
        </w:rPr>
      </w:pPr>
      <w:r>
        <w:rPr>
          <w:rFonts w:hint="eastAsia" w:ascii="隶书" w:hAnsi="隶书"/>
          <w:sz w:val="22"/>
        </w:rPr>
        <w:t>当不需要调用某能力时，可以点击退订</w:t>
      </w:r>
      <w:r>
        <w:rPr>
          <w:rFonts w:ascii="隶书" w:hAnsi="隶书"/>
          <w:sz w:val="22"/>
        </w:rPr>
        <w:t>，</w:t>
      </w:r>
      <w:r>
        <w:rPr>
          <w:rFonts w:hint="eastAsia" w:ascii="隶书" w:hAnsi="隶书"/>
          <w:sz w:val="22"/>
        </w:rPr>
        <w:t>完成</w:t>
      </w:r>
      <w:r>
        <w:rPr>
          <w:rFonts w:ascii="隶书" w:hAnsi="隶书"/>
          <w:sz w:val="22"/>
        </w:rPr>
        <w:t>能力的退订，</w:t>
      </w:r>
      <w:r>
        <w:rPr>
          <w:rFonts w:hint="eastAsia" w:ascii="隶书" w:hAnsi="隶书"/>
          <w:sz w:val="22"/>
        </w:rPr>
        <w:t>当</w:t>
      </w:r>
      <w:r>
        <w:rPr>
          <w:rFonts w:ascii="隶书" w:hAnsi="隶书"/>
          <w:sz w:val="22"/>
        </w:rPr>
        <w:t>能力是按次计费</w:t>
      </w:r>
      <w:r>
        <w:rPr>
          <w:rFonts w:hint="eastAsia" w:ascii="隶书" w:hAnsi="隶书"/>
          <w:sz w:val="22"/>
        </w:rPr>
        <w:t>时</w:t>
      </w:r>
      <w:r>
        <w:rPr>
          <w:rFonts w:ascii="隶书" w:hAnsi="隶书"/>
          <w:sz w:val="22"/>
        </w:rPr>
        <w:t>，</w:t>
      </w:r>
      <w:r>
        <w:rPr>
          <w:rFonts w:hint="eastAsia" w:ascii="隶书" w:hAnsi="隶书"/>
          <w:sz w:val="22"/>
        </w:rPr>
        <w:t>退订</w:t>
      </w:r>
      <w:r>
        <w:rPr>
          <w:rFonts w:ascii="隶书" w:hAnsi="隶书"/>
          <w:sz w:val="22"/>
        </w:rPr>
        <w:t>操作实时</w:t>
      </w:r>
      <w:r>
        <w:rPr>
          <w:rFonts w:hint="eastAsia" w:ascii="隶书" w:hAnsi="隶书"/>
          <w:sz w:val="22"/>
        </w:rPr>
        <w:t>失效</w:t>
      </w:r>
      <w:r>
        <w:rPr>
          <w:rFonts w:ascii="隶书" w:hAnsi="隶书"/>
          <w:sz w:val="22"/>
        </w:rPr>
        <w:t>，</w:t>
      </w:r>
      <w:r>
        <w:rPr>
          <w:rFonts w:hint="eastAsia" w:ascii="隶书" w:hAnsi="隶书"/>
          <w:sz w:val="22"/>
        </w:rPr>
        <w:t>当</w:t>
      </w:r>
      <w:r>
        <w:rPr>
          <w:rFonts w:ascii="隶书" w:hAnsi="隶书"/>
          <w:sz w:val="22"/>
        </w:rPr>
        <w:t>能力是包月计费时，</w:t>
      </w:r>
      <w:r>
        <w:rPr>
          <w:rFonts w:hint="eastAsia" w:ascii="隶书" w:hAnsi="隶书"/>
          <w:sz w:val="22"/>
        </w:rPr>
        <w:t>退订</w:t>
      </w:r>
      <w:r>
        <w:rPr>
          <w:rFonts w:ascii="隶书" w:hAnsi="隶书"/>
          <w:sz w:val="22"/>
        </w:rPr>
        <w:t>操作次月失效。</w:t>
      </w:r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</w:p>
    <w:p>
      <w:pPr>
        <w:pStyle w:val="2"/>
        <w:jc w:val="left"/>
        <w:rPr>
          <w:rFonts w:ascii="宋体" w:hAnsi="宋体"/>
          <w:b w:val="0"/>
          <w:sz w:val="28"/>
          <w:szCs w:val="28"/>
        </w:rPr>
      </w:pPr>
      <w:r>
        <w:rPr>
          <w:rFonts w:ascii="宋体" w:hAnsi="宋体"/>
          <w:b w:val="0"/>
          <w:sz w:val="28"/>
          <w:szCs w:val="28"/>
        </w:rPr>
        <w:t>四、</w:t>
      </w:r>
      <w:r>
        <w:rPr>
          <w:rFonts w:hint="eastAsia" w:ascii="宋体" w:hAnsi="宋体"/>
          <w:b w:val="0"/>
          <w:sz w:val="28"/>
          <w:szCs w:val="28"/>
        </w:rPr>
        <w:t>接入</w:t>
      </w:r>
      <w:r>
        <w:rPr>
          <w:rFonts w:hint="eastAsia" w:ascii="宋体" w:hAnsi="宋体"/>
          <w:b w:val="0"/>
          <w:sz w:val="28"/>
          <w:szCs w:val="28"/>
          <w:lang w:val="en-US" w:eastAsia="zh-CN"/>
        </w:rPr>
        <w:t>调用</w:t>
      </w:r>
    </w:p>
    <w:p>
      <w:pPr>
        <w:pStyle w:val="3"/>
        <w:jc w:val="left"/>
        <w:rPr>
          <w:rFonts w:ascii="隶书" w:hAnsi="隶书"/>
          <w:sz w:val="22"/>
        </w:rPr>
      </w:pPr>
      <w:bookmarkStart w:id="5" w:name="_Toc452470748"/>
      <w:r>
        <w:rPr>
          <w:rFonts w:ascii="隶书" w:hAnsi="隶书"/>
          <w:sz w:val="22"/>
        </w:rPr>
        <w:t>1、</w:t>
      </w:r>
      <w:r>
        <w:rPr>
          <w:rFonts w:hint="eastAsia" w:ascii="隶书" w:hAnsi="隶书"/>
          <w:sz w:val="22"/>
          <w:lang w:val="en-US" w:eastAsia="zh-CN"/>
        </w:rPr>
        <w:t>调用</w:t>
      </w:r>
      <w:r>
        <w:rPr>
          <w:rFonts w:hint="eastAsia" w:ascii="隶书" w:hAnsi="隶书"/>
          <w:sz w:val="22"/>
        </w:rPr>
        <w:t>方法</w:t>
      </w:r>
      <w:bookmarkEnd w:id="5"/>
    </w:p>
    <w:p>
      <w:pPr>
        <w:spacing w:line="360" w:lineRule="auto"/>
        <w:ind w:firstLine="420"/>
        <w:jc w:val="left"/>
        <w:rPr>
          <w:rFonts w:ascii="宋体" w:hAnsi="宋体"/>
          <w:kern w:val="0"/>
          <w:szCs w:val="21"/>
          <w:lang w:val="en-GB"/>
        </w:rPr>
      </w:pPr>
      <w:r>
        <w:rPr>
          <w:rFonts w:ascii="隶书" w:hAnsi="隶书"/>
          <w:sz w:val="22"/>
        </w:rPr>
        <w:t>物联网</w:t>
      </w:r>
      <w:r>
        <w:rPr>
          <w:rFonts w:hint="eastAsia" w:ascii="隶书" w:hAnsi="隶书"/>
          <w:sz w:val="22"/>
        </w:rPr>
        <w:t>IoT</w:t>
      </w:r>
      <w:r>
        <w:rPr>
          <w:rFonts w:ascii="隶书" w:hAnsi="隶书"/>
          <w:sz w:val="22"/>
        </w:rPr>
        <w:t xml:space="preserve"> </w:t>
      </w:r>
      <w:r>
        <w:rPr>
          <w:rFonts w:hint="eastAsia" w:ascii="隶书" w:hAnsi="隶书"/>
          <w:sz w:val="22"/>
        </w:rPr>
        <w:t>Gateway</w:t>
      </w:r>
      <w:r>
        <w:rPr>
          <w:rFonts w:hint="eastAsia" w:ascii="宋体" w:hAnsi="宋体"/>
          <w:kern w:val="0"/>
          <w:szCs w:val="21"/>
          <w:lang w:val="en-GB"/>
        </w:rPr>
        <w:t>提供用户</w:t>
      </w:r>
      <w:r>
        <w:rPr>
          <w:rFonts w:hint="eastAsia" w:ascii="宋体" w:hAnsi="宋体"/>
          <w:kern w:val="0"/>
          <w:szCs w:val="21"/>
          <w:lang w:val="en-US" w:eastAsia="zh-CN"/>
        </w:rPr>
        <w:t>appsecrect</w:t>
      </w:r>
      <w:r>
        <w:rPr>
          <w:rFonts w:hint="eastAsia" w:ascii="宋体" w:hAnsi="宋体"/>
          <w:kern w:val="0"/>
          <w:szCs w:val="21"/>
          <w:lang w:val="en-GB"/>
        </w:rPr>
        <w:t>（</w:t>
      </w:r>
      <w:r>
        <w:rPr>
          <w:rFonts w:hint="eastAsia" w:ascii="宋体" w:hAnsi="宋体"/>
          <w:kern w:val="0"/>
          <w:szCs w:val="21"/>
          <w:lang w:val="en-US" w:eastAsia="zh-CN"/>
        </w:rPr>
        <w:t>生产</w:t>
      </w:r>
      <w:r>
        <w:rPr>
          <w:rFonts w:hint="eastAsia" w:ascii="宋体" w:hAnsi="宋体"/>
          <w:kern w:val="0"/>
          <w:szCs w:val="21"/>
          <w:lang w:val="en-GB"/>
        </w:rPr>
        <w:t>环境），</w:t>
      </w:r>
      <w:r>
        <w:rPr>
          <w:rFonts w:ascii="宋体" w:hAnsi="宋体"/>
          <w:kern w:val="0"/>
          <w:szCs w:val="21"/>
          <w:lang w:val="en-GB"/>
        </w:rPr>
        <w:t>应用使用自身开发工具，</w:t>
      </w:r>
      <w:r>
        <w:rPr>
          <w:rFonts w:hint="eastAsia" w:ascii="宋体" w:hAnsi="宋体"/>
          <w:kern w:val="0"/>
          <w:szCs w:val="21"/>
          <w:lang w:val="en-GB"/>
        </w:rPr>
        <w:t>输入相关参数，访问API的URL，</w:t>
      </w:r>
      <w:r>
        <w:rPr>
          <w:rFonts w:ascii="隶书" w:hAnsi="隶书"/>
          <w:sz w:val="22"/>
        </w:rPr>
        <w:t>物联网</w:t>
      </w:r>
      <w:r>
        <w:rPr>
          <w:rFonts w:hint="eastAsia" w:ascii="隶书" w:hAnsi="隶书"/>
          <w:sz w:val="22"/>
        </w:rPr>
        <w:t>IoT</w:t>
      </w:r>
      <w:r>
        <w:rPr>
          <w:rFonts w:ascii="隶书" w:hAnsi="隶书"/>
          <w:sz w:val="22"/>
        </w:rPr>
        <w:t xml:space="preserve"> </w:t>
      </w:r>
      <w:r>
        <w:rPr>
          <w:rFonts w:hint="eastAsia" w:ascii="隶书" w:hAnsi="隶书"/>
          <w:sz w:val="22"/>
        </w:rPr>
        <w:t>Gateway</w:t>
      </w:r>
      <w:r>
        <w:rPr>
          <w:rFonts w:hint="eastAsia" w:ascii="宋体" w:hAnsi="宋体"/>
          <w:kern w:val="0"/>
          <w:szCs w:val="21"/>
          <w:lang w:val="en-GB"/>
        </w:rPr>
        <w:t>根据请求报文返回结果数据。</w:t>
      </w:r>
    </w:p>
    <w:p>
      <w:pPr>
        <w:pStyle w:val="3"/>
        <w:jc w:val="left"/>
        <w:rPr>
          <w:rFonts w:ascii="隶书" w:hAnsi="隶书"/>
          <w:sz w:val="22"/>
        </w:rPr>
      </w:pPr>
      <w:r>
        <w:rPr>
          <w:rFonts w:ascii="隶书" w:hAnsi="隶书"/>
          <w:sz w:val="22"/>
        </w:rPr>
        <w:t>2、</w:t>
      </w:r>
      <w:r>
        <w:rPr>
          <w:rFonts w:hint="eastAsia" w:ascii="隶书" w:hAnsi="隶书"/>
          <w:sz w:val="22"/>
        </w:rPr>
        <w:t>系统错误返回码</w:t>
      </w:r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hint="eastAsia" w:ascii="隶书" w:hAnsi="隶书"/>
          <w:sz w:val="22"/>
        </w:rPr>
        <w:t>通过Gateway调用</w:t>
      </w:r>
      <w:r>
        <w:rPr>
          <w:rFonts w:ascii="隶书" w:hAnsi="隶书"/>
          <w:sz w:val="22"/>
        </w:rPr>
        <w:t>能力</w:t>
      </w:r>
      <w:r>
        <w:rPr>
          <w:rFonts w:hint="eastAsia" w:ascii="隶书" w:hAnsi="隶书"/>
          <w:sz w:val="22"/>
        </w:rPr>
        <w:t>时</w:t>
      </w:r>
      <w:r>
        <w:rPr>
          <w:rFonts w:ascii="隶书" w:hAnsi="隶书"/>
          <w:sz w:val="22"/>
        </w:rPr>
        <w:t>，产生错误的</w:t>
      </w:r>
      <w:ins w:id="10" w:author="Gu Jia" w:date="2017-11-22T09:10:00Z">
        <w:r>
          <w:rPr>
            <w:rFonts w:ascii="隶书" w:hAnsi="隶书"/>
            <w:sz w:val="22"/>
          </w:rPr>
          <w:t>区域有</w:t>
        </w:r>
      </w:ins>
      <w:ins w:id="11" w:author="Gu Jia" w:date="2017-11-22T09:11:00Z">
        <w:r>
          <w:rPr>
            <w:rFonts w:hint="eastAsia" w:ascii="隶书" w:hAnsi="隶书"/>
            <w:sz w:val="22"/>
          </w:rPr>
          <w:t>两个</w:t>
        </w:r>
      </w:ins>
      <w:r>
        <w:rPr>
          <w:rFonts w:hint="eastAsia" w:ascii="隶书" w:hAnsi="隶书"/>
          <w:sz w:val="22"/>
        </w:rPr>
        <w:t>，为了</w:t>
      </w:r>
      <w:r>
        <w:rPr>
          <w:rFonts w:ascii="隶书" w:hAnsi="隶书"/>
          <w:sz w:val="22"/>
        </w:rPr>
        <w:t>便于讨论，</w:t>
      </w:r>
      <w:r>
        <w:rPr>
          <w:rFonts w:hint="eastAsia" w:ascii="隶书" w:hAnsi="隶书"/>
          <w:sz w:val="22"/>
        </w:rPr>
        <w:t>对其</w:t>
      </w:r>
      <w:r>
        <w:rPr>
          <w:rFonts w:ascii="隶书" w:hAnsi="隶书"/>
          <w:sz w:val="22"/>
        </w:rPr>
        <w:t>分别简单命名</w:t>
      </w:r>
      <w:r>
        <w:rPr>
          <w:rFonts w:hint="eastAsia" w:ascii="隶书" w:hAnsi="隶书"/>
          <w:sz w:val="22"/>
        </w:rPr>
        <w:t>。</w:t>
      </w:r>
      <w:r>
        <w:rPr>
          <w:rFonts w:ascii="隶书" w:hAnsi="隶书"/>
          <w:sz w:val="22"/>
        </w:rPr>
        <w:t>Gateway自身产生的错误</w:t>
      </w:r>
      <w:r>
        <w:rPr>
          <w:rFonts w:hint="eastAsia" w:ascii="隶书" w:hAnsi="隶书"/>
          <w:sz w:val="22"/>
        </w:rPr>
        <w:t>，称之为网关</w:t>
      </w:r>
      <w:r>
        <w:rPr>
          <w:rFonts w:ascii="隶书" w:hAnsi="隶书"/>
          <w:sz w:val="22"/>
        </w:rPr>
        <w:t>错误</w:t>
      </w:r>
      <w:r>
        <w:rPr>
          <w:rFonts w:hint="eastAsia" w:ascii="隶书" w:hAnsi="隶书"/>
          <w:sz w:val="22"/>
        </w:rPr>
        <w:t>；</w:t>
      </w:r>
      <w:r>
        <w:rPr>
          <w:rFonts w:ascii="隶书" w:hAnsi="隶书"/>
          <w:sz w:val="22"/>
        </w:rPr>
        <w:t>能力提供者返回的错误</w:t>
      </w:r>
      <w:r>
        <w:rPr>
          <w:rFonts w:hint="eastAsia" w:ascii="隶书" w:hAnsi="隶书"/>
          <w:sz w:val="22"/>
        </w:rPr>
        <w:t>，</w:t>
      </w:r>
      <w:r>
        <w:rPr>
          <w:rFonts w:ascii="隶书" w:hAnsi="隶书"/>
          <w:sz w:val="22"/>
        </w:rPr>
        <w:t>称之为业务错误。</w:t>
      </w:r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hint="eastAsia" w:ascii="隶书" w:hAnsi="隶书"/>
          <w:sz w:val="22"/>
        </w:rPr>
        <w:t>样例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rPr>
          <w:rFonts w:ascii="宋体" w:hAnsi="宋体"/>
          <w:i/>
        </w:rPr>
      </w:pPr>
      <w:r>
        <w:rPr>
          <w:rFonts w:hint="eastAsia" w:ascii="宋体" w:hAnsi="宋体"/>
          <w:i/>
        </w:rPr>
        <w:t>成功</w:t>
      </w:r>
      <w:r>
        <w:rPr>
          <w:rFonts w:ascii="宋体" w:hAnsi="宋体"/>
          <w:i/>
        </w:rPr>
        <w:t>应答：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rPr>
          <w:rFonts w:ascii="宋体" w:hAnsi="宋体"/>
          <w:i/>
        </w:rPr>
      </w:pPr>
      <w:r>
        <w:rPr>
          <w:rFonts w:ascii="宋体" w:hAnsi="宋体"/>
          <w:i/>
        </w:rPr>
        <w:t>{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rPr>
          <w:rFonts w:ascii="宋体" w:hAnsi="宋体"/>
          <w:i/>
        </w:rPr>
      </w:pPr>
      <w:r>
        <w:rPr>
          <w:rFonts w:ascii="宋体" w:hAnsi="宋体"/>
          <w:i/>
        </w:rPr>
        <w:t xml:space="preserve"> "status":"</w:t>
      </w:r>
      <w:r>
        <w:rPr>
          <w:rFonts w:hint="eastAsia" w:ascii="宋体" w:hAnsi="宋体"/>
          <w:i/>
        </w:rPr>
        <w:t>0</w:t>
      </w:r>
      <w:r>
        <w:rPr>
          <w:rFonts w:ascii="宋体" w:hAnsi="宋体"/>
          <w:i/>
        </w:rPr>
        <w:t>",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rPr>
          <w:rFonts w:ascii="宋体" w:hAnsi="宋体"/>
          <w:i/>
        </w:rPr>
      </w:pPr>
      <w:r>
        <w:rPr>
          <w:rFonts w:ascii="宋体" w:hAnsi="宋体"/>
          <w:i/>
        </w:rPr>
        <w:t xml:space="preserve"> "message":"OK",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rPr>
          <w:rFonts w:ascii="宋体" w:hAnsi="宋体"/>
          <w:i/>
        </w:rPr>
      </w:pPr>
      <w:r>
        <w:rPr>
          <w:rFonts w:ascii="宋体" w:hAnsi="宋体"/>
          <w:i/>
        </w:rPr>
        <w:t xml:space="preserve"> "data":{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rPr>
          <w:rFonts w:ascii="宋体" w:hAnsi="宋体"/>
          <w:i/>
        </w:rPr>
      </w:pPr>
      <w:r>
        <w:rPr>
          <w:rFonts w:ascii="宋体" w:hAnsi="宋体"/>
          <w:i/>
        </w:rPr>
        <w:t xml:space="preserve">  "pos":{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rPr>
          <w:rFonts w:ascii="宋体" w:hAnsi="宋体"/>
          <w:i/>
        </w:rPr>
      </w:pPr>
      <w:r>
        <w:rPr>
          <w:rFonts w:ascii="宋体" w:hAnsi="宋体"/>
          <w:i/>
        </w:rPr>
        <w:t xml:space="preserve">   "x":"30 16 28.308N",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rPr>
          <w:rFonts w:ascii="宋体" w:hAnsi="宋体"/>
          <w:i/>
        </w:rPr>
      </w:pPr>
      <w:r>
        <w:rPr>
          <w:rFonts w:ascii="宋体" w:hAnsi="宋体"/>
          <w:i/>
        </w:rPr>
        <w:t xml:space="preserve">   "y":"45 15 33.444E"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rPr>
          <w:rFonts w:ascii="宋体" w:hAnsi="宋体"/>
          <w:i/>
        </w:rPr>
      </w:pPr>
      <w:r>
        <w:rPr>
          <w:rFonts w:ascii="宋体" w:hAnsi="宋体"/>
          <w:i/>
        </w:rPr>
        <w:t xml:space="preserve">  }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rPr>
          <w:rFonts w:ascii="宋体" w:hAnsi="宋体"/>
          <w:i/>
        </w:rPr>
      </w:pPr>
      <w:r>
        <w:rPr>
          <w:rFonts w:ascii="宋体" w:hAnsi="宋体"/>
          <w:i/>
        </w:rPr>
        <w:t xml:space="preserve"> }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rPr>
          <w:rFonts w:ascii="宋体" w:hAnsi="宋体"/>
          <w:i/>
        </w:rPr>
      </w:pPr>
      <w:r>
        <w:rPr>
          <w:rFonts w:ascii="宋体" w:hAnsi="宋体"/>
          <w:i/>
        </w:rPr>
        <w:t>}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rPr>
          <w:rFonts w:ascii="宋体" w:hAnsi="宋体"/>
          <w:i/>
        </w:rPr>
      </w:pP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rPr>
          <w:rFonts w:ascii="宋体" w:hAnsi="宋体"/>
          <w:i/>
        </w:rPr>
      </w:pPr>
      <w:r>
        <w:rPr>
          <w:rFonts w:hint="eastAsia" w:ascii="宋体" w:hAnsi="宋体"/>
          <w:i/>
        </w:rPr>
        <w:t>网关错误</w:t>
      </w:r>
      <w:r>
        <w:rPr>
          <w:rFonts w:ascii="宋体" w:hAnsi="宋体"/>
          <w:i/>
        </w:rPr>
        <w:t>样例：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rPr>
          <w:rFonts w:ascii="宋体" w:hAnsi="宋体"/>
          <w:i/>
        </w:rPr>
      </w:pPr>
      <w:r>
        <w:rPr>
          <w:rFonts w:ascii="宋体" w:hAnsi="宋体"/>
          <w:i/>
        </w:rPr>
        <w:t>{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rPr>
          <w:rFonts w:ascii="宋体" w:hAnsi="宋体"/>
          <w:i/>
        </w:rPr>
      </w:pPr>
      <w:r>
        <w:rPr>
          <w:rFonts w:ascii="宋体" w:hAnsi="宋体"/>
          <w:i/>
        </w:rPr>
        <w:t xml:space="preserve"> "</w:t>
      </w:r>
      <w:r>
        <w:rPr>
          <w:rFonts w:hint="eastAsia" w:ascii="宋体" w:hAnsi="宋体"/>
          <w:i/>
        </w:rPr>
        <w:t>error</w:t>
      </w:r>
      <w:r>
        <w:rPr>
          <w:rFonts w:ascii="宋体" w:hAnsi="宋体"/>
          <w:i/>
        </w:rPr>
        <w:t>":</w:t>
      </w:r>
      <w:r>
        <w:rPr>
          <w:rFonts w:hint="eastAsia" w:ascii="宋体" w:hAnsi="宋体"/>
          <w:i/>
        </w:rPr>
        <w:t>{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firstLine="180" w:firstLineChars="100"/>
        <w:rPr>
          <w:rFonts w:ascii="宋体" w:hAnsi="宋体"/>
          <w:i/>
        </w:rPr>
      </w:pPr>
      <w:r>
        <w:rPr>
          <w:rFonts w:ascii="宋体" w:hAnsi="宋体"/>
          <w:i/>
        </w:rPr>
        <w:t>"status":"</w:t>
      </w:r>
      <w:r>
        <w:rPr>
          <w:rFonts w:hint="eastAsia" w:ascii="宋体" w:hAnsi="宋体"/>
          <w:i/>
        </w:rPr>
        <w:t>31</w:t>
      </w:r>
      <w:r>
        <w:rPr>
          <w:rFonts w:ascii="宋体" w:hAnsi="宋体"/>
          <w:i/>
        </w:rPr>
        <w:t>",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firstLine="180" w:firstLineChars="100"/>
        <w:rPr>
          <w:rFonts w:ascii="宋体" w:hAnsi="宋体"/>
          <w:i/>
        </w:rPr>
      </w:pPr>
      <w:r>
        <w:rPr>
          <w:rFonts w:ascii="宋体" w:hAnsi="宋体"/>
          <w:i/>
        </w:rPr>
        <w:t>"message":"</w:t>
      </w:r>
      <w:r>
        <w:rPr>
          <w:rFonts w:hint="eastAsia" w:ascii="宋体" w:hAnsi="宋体"/>
          <w:i/>
        </w:rPr>
        <w:t>API标识错误或API未部署发起：</w:t>
      </w:r>
      <w:r>
        <w:rPr>
          <w:rFonts w:ascii="宋体" w:hAnsi="宋体"/>
          <w:i/>
        </w:rPr>
        <w:t>"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firstLine="180" w:firstLineChars="100"/>
        <w:rPr>
          <w:rFonts w:ascii="宋体" w:hAnsi="宋体"/>
          <w:i/>
        </w:rPr>
      </w:pPr>
      <w:r>
        <w:rPr>
          <w:rFonts w:hint="eastAsia" w:ascii="宋体" w:hAnsi="宋体"/>
          <w:i/>
        </w:rPr>
        <w:t>}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rPr>
          <w:rFonts w:ascii="宋体" w:hAnsi="宋体"/>
          <w:i/>
        </w:rPr>
      </w:pPr>
      <w:r>
        <w:rPr>
          <w:rFonts w:ascii="宋体" w:hAnsi="宋体"/>
          <w:i/>
        </w:rPr>
        <w:t xml:space="preserve"> }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rPr>
          <w:rFonts w:ascii="宋体" w:hAnsi="宋体"/>
          <w:i/>
        </w:rPr>
      </w:pPr>
      <w:r>
        <w:rPr>
          <w:rFonts w:hint="eastAsia" w:ascii="宋体" w:hAnsi="宋体"/>
          <w:i/>
        </w:rPr>
        <w:t>请求地址不存在样例：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rPr>
          <w:rFonts w:ascii="宋体" w:hAnsi="宋体"/>
          <w:i/>
        </w:rPr>
      </w:pPr>
      <w:r>
        <w:rPr>
          <w:rFonts w:ascii="宋体" w:hAnsi="宋体"/>
          <w:i/>
        </w:rPr>
        <w:t>{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rPr>
          <w:rFonts w:ascii="宋体" w:hAnsi="宋体"/>
          <w:i/>
        </w:rPr>
      </w:pPr>
      <w:r>
        <w:rPr>
          <w:rFonts w:ascii="宋体" w:hAnsi="宋体"/>
          <w:i/>
        </w:rPr>
        <w:t xml:space="preserve"> "status":"001",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rPr>
          <w:rFonts w:ascii="宋体" w:hAnsi="宋体"/>
          <w:i/>
        </w:rPr>
      </w:pPr>
      <w:r>
        <w:rPr>
          <w:rFonts w:ascii="宋体" w:hAnsi="宋体"/>
          <w:i/>
        </w:rPr>
        <w:t xml:space="preserve"> "message":"</w:t>
      </w:r>
      <w:r>
        <w:rPr>
          <w:rFonts w:hint="eastAsia" w:ascii="宋体" w:hAnsi="宋体"/>
          <w:i/>
        </w:rPr>
        <w:t>一般错误</w:t>
      </w:r>
      <w:r>
        <w:rPr>
          <w:rFonts w:ascii="宋体" w:hAnsi="宋体"/>
          <w:i/>
        </w:rPr>
        <w:t>"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rPr>
          <w:rFonts w:ascii="宋体" w:hAnsi="宋体"/>
          <w:i/>
        </w:rPr>
      </w:pPr>
      <w:r>
        <w:rPr>
          <w:rFonts w:ascii="宋体" w:hAnsi="宋体"/>
          <w:i/>
        </w:rPr>
        <w:t>}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rPr>
          <w:rFonts w:ascii="宋体" w:hAnsi="宋体"/>
          <w:i/>
        </w:rPr>
      </w:pP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rPr>
          <w:rFonts w:ascii="宋体" w:hAnsi="宋体"/>
          <w:i/>
        </w:rPr>
      </w:pPr>
      <w:r>
        <w:rPr>
          <w:rFonts w:hint="eastAsia" w:ascii="宋体" w:hAnsi="宋体"/>
          <w:i/>
        </w:rPr>
        <w:t>业务错误</w:t>
      </w:r>
      <w:r>
        <w:rPr>
          <w:rFonts w:ascii="宋体" w:hAnsi="宋体"/>
          <w:i/>
        </w:rPr>
        <w:t>样例：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rPr>
          <w:rFonts w:ascii="宋体" w:hAnsi="宋体"/>
          <w:i/>
        </w:rPr>
      </w:pPr>
      <w:r>
        <w:rPr>
          <w:rFonts w:ascii="宋体" w:hAnsi="宋体"/>
          <w:i/>
        </w:rPr>
        <w:t>{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rPr>
          <w:rFonts w:ascii="宋体" w:hAnsi="宋体"/>
          <w:i/>
        </w:rPr>
      </w:pPr>
      <w:r>
        <w:rPr>
          <w:rFonts w:ascii="宋体" w:hAnsi="宋体"/>
          <w:i/>
        </w:rPr>
        <w:t xml:space="preserve"> "status":"</w:t>
      </w:r>
      <w:r>
        <w:rPr>
          <w:rFonts w:hint="eastAsia" w:ascii="宋体" w:hAnsi="宋体"/>
          <w:i/>
        </w:rPr>
        <w:t>0</w:t>
      </w:r>
      <w:r>
        <w:rPr>
          <w:rFonts w:ascii="宋体" w:hAnsi="宋体"/>
          <w:i/>
        </w:rPr>
        <w:t>",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rPr>
          <w:rFonts w:ascii="宋体" w:hAnsi="宋体"/>
          <w:i/>
        </w:rPr>
      </w:pPr>
      <w:r>
        <w:rPr>
          <w:rFonts w:ascii="宋体" w:hAnsi="宋体"/>
          <w:i/>
        </w:rPr>
        <w:t xml:space="preserve"> "message":"OK",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rPr>
          <w:rFonts w:ascii="宋体" w:hAnsi="宋体"/>
          <w:i/>
        </w:rPr>
      </w:pPr>
      <w:r>
        <w:rPr>
          <w:rFonts w:ascii="宋体" w:hAnsi="宋体"/>
          <w:i/>
        </w:rPr>
        <w:t xml:space="preserve"> "data":{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firstLine="420"/>
        <w:rPr>
          <w:rFonts w:ascii="宋体" w:hAnsi="宋体"/>
          <w:i/>
        </w:rPr>
      </w:pPr>
      <w:r>
        <w:rPr>
          <w:rFonts w:ascii="宋体" w:hAnsi="宋体"/>
          <w:i/>
        </w:rPr>
        <w:t>"status":"001",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firstLine="420"/>
        <w:rPr>
          <w:rFonts w:ascii="宋体" w:hAnsi="宋体"/>
          <w:i/>
        </w:rPr>
      </w:pPr>
      <w:r>
        <w:rPr>
          <w:rFonts w:ascii="宋体" w:hAnsi="宋体"/>
          <w:i/>
        </w:rPr>
        <w:t>"message":"</w:t>
      </w:r>
      <w:r>
        <w:rPr>
          <w:rFonts w:hint="eastAsia" w:ascii="宋体" w:hAnsi="宋体"/>
          <w:i/>
        </w:rPr>
        <w:t>一般错误</w:t>
      </w:r>
      <w:r>
        <w:rPr>
          <w:rFonts w:ascii="宋体" w:hAnsi="宋体"/>
          <w:i/>
        </w:rPr>
        <w:t>"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ind w:firstLine="420"/>
        <w:rPr>
          <w:rFonts w:ascii="宋体" w:hAnsi="宋体"/>
          <w:i/>
        </w:rPr>
      </w:pPr>
      <w:r>
        <w:rPr>
          <w:rFonts w:ascii="宋体" w:hAnsi="宋体"/>
          <w:i/>
        </w:rPr>
        <w:t>}</w:t>
      </w:r>
    </w:p>
    <w:p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rPr>
          <w:rFonts w:ascii="宋体" w:hAnsi="宋体"/>
          <w:i/>
        </w:rPr>
      </w:pPr>
      <w:r>
        <w:rPr>
          <w:rFonts w:ascii="宋体" w:hAnsi="宋体"/>
          <w:i/>
        </w:rPr>
        <w:t>}</w:t>
      </w:r>
    </w:p>
    <w:p>
      <w:pPr>
        <w:jc w:val="left"/>
        <w:rPr>
          <w:b/>
        </w:rPr>
      </w:pPr>
    </w:p>
    <w:p>
      <w:pPr>
        <w:pStyle w:val="4"/>
        <w:jc w:val="left"/>
        <w:rPr>
          <w:rFonts w:ascii="隶书" w:hAnsi="隶书"/>
          <w:sz w:val="22"/>
        </w:rPr>
      </w:pPr>
      <w:r>
        <w:rPr>
          <w:rFonts w:ascii="隶书" w:hAnsi="隶书"/>
          <w:sz w:val="22"/>
        </w:rPr>
        <w:t>（1）HTTP错误</w:t>
      </w:r>
    </w:p>
    <w:p>
      <w:pPr>
        <w:spacing w:line="360" w:lineRule="auto"/>
        <w:ind w:firstLine="420"/>
        <w:jc w:val="left"/>
        <w:rPr>
          <w:rFonts w:ascii="隶书" w:hAnsi="隶书"/>
          <w:sz w:val="22"/>
        </w:rPr>
      </w:pPr>
      <w:r>
        <w:rPr>
          <w:rFonts w:hint="eastAsia" w:ascii="隶书" w:hAnsi="隶书"/>
          <w:sz w:val="22"/>
        </w:rPr>
        <w:t>HTTP层</w:t>
      </w:r>
      <w:r>
        <w:rPr>
          <w:rFonts w:ascii="隶书" w:hAnsi="隶书"/>
          <w:sz w:val="22"/>
        </w:rPr>
        <w:t>在IoT Gateway</w:t>
      </w:r>
      <w:r>
        <w:rPr>
          <w:rFonts w:hint="eastAsia" w:ascii="隶书" w:hAnsi="隶书"/>
          <w:sz w:val="22"/>
        </w:rPr>
        <w:t>用作</w:t>
      </w:r>
      <w:r>
        <w:rPr>
          <w:rFonts w:ascii="隶书" w:hAnsi="隶书"/>
          <w:sz w:val="22"/>
        </w:rPr>
        <w:t>传输协议，</w:t>
      </w:r>
      <w:r>
        <w:rPr>
          <w:rFonts w:hint="eastAsia" w:ascii="隶书" w:hAnsi="隶书"/>
          <w:sz w:val="22"/>
        </w:rPr>
        <w:t>且</w:t>
      </w:r>
      <w:r>
        <w:rPr>
          <w:rFonts w:ascii="隶书" w:hAnsi="隶书"/>
          <w:sz w:val="22"/>
        </w:rPr>
        <w:t>HTTP</w:t>
      </w:r>
      <w:r>
        <w:rPr>
          <w:rFonts w:hint="eastAsia" w:ascii="隶书" w:hAnsi="隶书"/>
          <w:sz w:val="22"/>
        </w:rPr>
        <w:t>错误</w:t>
      </w:r>
      <w:r>
        <w:rPr>
          <w:rFonts w:ascii="隶书" w:hAnsi="隶书"/>
          <w:sz w:val="22"/>
        </w:rPr>
        <w:t>码空间已有定义</w:t>
      </w:r>
      <w:r>
        <w:rPr>
          <w:rFonts w:hint="eastAsia" w:ascii="隶书" w:hAnsi="隶书"/>
          <w:sz w:val="22"/>
        </w:rPr>
        <w:t>且</w:t>
      </w:r>
      <w:r>
        <w:rPr>
          <w:rFonts w:ascii="隶书" w:hAnsi="隶书"/>
          <w:sz w:val="22"/>
        </w:rPr>
        <w:t>范围有限，</w:t>
      </w:r>
      <w:r>
        <w:rPr>
          <w:rFonts w:hint="eastAsia" w:ascii="隶书" w:hAnsi="隶书"/>
          <w:sz w:val="22"/>
        </w:rPr>
        <w:t>只对应用</w:t>
      </w:r>
      <w:r>
        <w:rPr>
          <w:rFonts w:ascii="隶书" w:hAnsi="隶书"/>
          <w:sz w:val="22"/>
        </w:rPr>
        <w:t>级错误做简单映射。</w:t>
      </w:r>
    </w:p>
    <w:tbl>
      <w:tblPr>
        <w:tblStyle w:val="11"/>
        <w:tblW w:w="85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6"/>
        <w:gridCol w:w="6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6" w:type="dxa"/>
            <w:shd w:val="clear" w:color="auto" w:fill="D9D9D9"/>
          </w:tcPr>
          <w:p>
            <w:pPr>
              <w:jc w:val="left"/>
            </w:pPr>
            <w:r>
              <w:rPr>
                <w:rFonts w:hint="eastAsia"/>
              </w:rPr>
              <w:t>错误</w:t>
            </w:r>
            <w:r>
              <w:t>码</w:t>
            </w:r>
          </w:p>
        </w:tc>
        <w:tc>
          <w:tcPr>
            <w:tcW w:w="6000" w:type="dxa"/>
            <w:shd w:val="clear" w:color="auto" w:fill="D9D9D9"/>
          </w:tcPr>
          <w:p>
            <w:pPr>
              <w:jc w:val="left"/>
            </w:pPr>
            <w:r>
              <w:rPr>
                <w:rFonts w:hint="eastAsia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6" w:type="dxa"/>
            <w:shd w:val="clear" w:color="auto" w:fill="auto"/>
          </w:tcPr>
          <w:p>
            <w:pPr>
              <w:jc w:val="left"/>
            </w:pPr>
            <w:r>
              <w:t>200</w:t>
            </w:r>
          </w:p>
        </w:tc>
        <w:tc>
          <w:tcPr>
            <w:tcW w:w="6000" w:type="dxa"/>
            <w:shd w:val="clear" w:color="auto" w:fill="auto"/>
          </w:tcPr>
          <w:p>
            <w:pPr>
              <w:jc w:val="left"/>
            </w:pPr>
            <w:r>
              <w:rPr>
                <w:rFonts w:hint="eastAsia"/>
              </w:rPr>
              <w:t>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6" w:type="dxa"/>
            <w:shd w:val="clear" w:color="auto" w:fill="auto"/>
          </w:tcPr>
          <w:p>
            <w:pPr>
              <w:jc w:val="left"/>
            </w:pPr>
            <w:r>
              <w:rPr>
                <w:rFonts w:hint="eastAsia"/>
              </w:rPr>
              <w:t>400</w:t>
            </w:r>
          </w:p>
        </w:tc>
        <w:tc>
          <w:tcPr>
            <w:tcW w:w="6000" w:type="dxa"/>
            <w:shd w:val="clear" w:color="auto" w:fill="auto"/>
          </w:tcPr>
          <w:p>
            <w:pPr>
              <w:jc w:val="left"/>
            </w:pPr>
            <w:r>
              <w:rPr>
                <w:rFonts w:hint="eastAsia"/>
              </w:rPr>
              <w:t>请求</w:t>
            </w:r>
            <w:r>
              <w:t>无效，用于表示</w:t>
            </w:r>
            <w:r>
              <w:rPr>
                <w:rFonts w:hint="eastAsia"/>
              </w:rPr>
              <w:t>客户端引起</w:t>
            </w:r>
            <w:r>
              <w:t>的错误，如</w:t>
            </w:r>
            <w:r>
              <w:rPr>
                <w:rFonts w:hint="eastAsia"/>
              </w:rPr>
              <w:t>请求</w:t>
            </w:r>
            <w:r>
              <w:t>中参数错误，</w:t>
            </w:r>
            <w:r>
              <w:rPr>
                <w:rFonts w:hint="eastAsia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6" w:type="dxa"/>
            <w:shd w:val="clear" w:color="auto" w:fill="auto"/>
          </w:tcPr>
          <w:p>
            <w:pPr>
              <w:jc w:val="left"/>
            </w:pPr>
            <w:r>
              <w:rPr>
                <w:rFonts w:hint="eastAsia"/>
              </w:rPr>
              <w:t>500</w:t>
            </w:r>
          </w:p>
        </w:tc>
        <w:tc>
          <w:tcPr>
            <w:tcW w:w="6000" w:type="dxa"/>
            <w:shd w:val="clear" w:color="auto" w:fill="auto"/>
          </w:tcPr>
          <w:p>
            <w:pPr>
              <w:jc w:val="left"/>
            </w:pPr>
            <w:r>
              <w:rPr>
                <w:rFonts w:hint="eastAsia"/>
              </w:rPr>
              <w:t>内部</w:t>
            </w:r>
            <w:r>
              <w:t>错误</w:t>
            </w:r>
          </w:p>
        </w:tc>
      </w:tr>
    </w:tbl>
    <w:p>
      <w:pPr>
        <w:jc w:val="left"/>
      </w:pPr>
    </w:p>
    <w:p>
      <w:pPr>
        <w:pStyle w:val="4"/>
        <w:rPr>
          <w:rFonts w:ascii="隶书" w:hAnsi="隶书"/>
          <w:sz w:val="22"/>
        </w:rPr>
      </w:pPr>
      <w:r>
        <w:rPr>
          <w:rFonts w:ascii="隶书" w:hAnsi="隶书"/>
          <w:sz w:val="22"/>
        </w:rPr>
        <w:t>（2）Gateway系统错误</w:t>
      </w:r>
    </w:p>
    <w:tbl>
      <w:tblPr>
        <w:tblStyle w:val="11"/>
        <w:tblW w:w="85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6"/>
        <w:gridCol w:w="6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6" w:type="dxa"/>
            <w:shd w:val="clear" w:color="auto" w:fill="D9D9D9"/>
          </w:tcPr>
          <w:p>
            <w:pPr>
              <w:jc w:val="left"/>
            </w:pPr>
            <w:r>
              <w:t>错误码</w:t>
            </w:r>
          </w:p>
        </w:tc>
        <w:tc>
          <w:tcPr>
            <w:tcW w:w="6000" w:type="dxa"/>
            <w:shd w:val="clear" w:color="auto" w:fill="D9D9D9"/>
          </w:tcPr>
          <w:p>
            <w:pPr>
              <w:jc w:val="left"/>
            </w:pPr>
            <w:r>
              <w:t>错误描述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6" w:type="dxa"/>
            <w:shd w:val="clear" w:color="auto" w:fill="auto"/>
          </w:tcPr>
          <w:p>
            <w:pPr>
              <w:jc w:val="left"/>
            </w:pPr>
            <w:r>
              <w:t>0</w:t>
            </w:r>
          </w:p>
        </w:tc>
        <w:tc>
          <w:tcPr>
            <w:tcW w:w="6000" w:type="dxa"/>
            <w:shd w:val="clear" w:color="auto" w:fill="auto"/>
          </w:tcPr>
          <w:p>
            <w:pPr>
              <w:jc w:val="left"/>
            </w:pPr>
            <w:r>
              <w:t>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6" w:type="dxa"/>
            <w:shd w:val="clear" w:color="auto" w:fill="auto"/>
          </w:tcPr>
          <w:p>
            <w:pPr>
              <w:jc w:val="left"/>
            </w:pPr>
            <w:r>
              <w:t>1</w:t>
            </w:r>
            <w:r>
              <w:rPr>
                <w:rFonts w:hint="eastAsia"/>
              </w:rPr>
              <w:t>0</w:t>
            </w:r>
          </w:p>
        </w:tc>
        <w:tc>
          <w:tcPr>
            <w:tcW w:w="6000" w:type="dxa"/>
            <w:shd w:val="clear" w:color="auto" w:fill="auto"/>
            <w:vAlign w:val="center"/>
          </w:tcPr>
          <w:p>
            <w:pPr>
              <w:jc w:val="left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 xml:space="preserve">处理超时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6" w:type="dxa"/>
            <w:shd w:val="clear" w:color="auto" w:fill="auto"/>
          </w:tcPr>
          <w:p>
            <w:pPr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6000" w:type="dxa"/>
            <w:shd w:val="clear" w:color="auto" w:fill="auto"/>
            <w:vAlign w:val="center"/>
          </w:tcPr>
          <w:p>
            <w:pPr>
              <w:jc w:val="left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sz w:val="18"/>
                <w:szCs w:val="18"/>
              </w:rPr>
              <w:t>app_</w:t>
            </w:r>
            <w:ins w:id="12" w:author="Gu Jia" w:date="2017-11-22T09:13:00Z">
              <w:r>
                <w:rPr>
                  <w:rFonts w:hint="eastAsia" w:ascii="宋体" w:hAnsi="宋体" w:cs="宋体"/>
                  <w:color w:val="000000"/>
                  <w:sz w:val="18"/>
                  <w:szCs w:val="18"/>
                </w:rPr>
                <w:t>id</w:t>
              </w:r>
            </w:ins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校验失败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6" w:type="dxa"/>
            <w:shd w:val="clear" w:color="auto" w:fill="auto"/>
          </w:tcPr>
          <w:p>
            <w:pPr>
              <w:jc w:val="left"/>
            </w:pPr>
            <w:r>
              <w:rPr>
                <w:rFonts w:hint="eastAsia"/>
              </w:rPr>
              <w:t>21</w:t>
            </w:r>
          </w:p>
        </w:tc>
        <w:tc>
          <w:tcPr>
            <w:tcW w:w="6000" w:type="dxa"/>
            <w:shd w:val="clear" w:color="auto" w:fill="auto"/>
            <w:vAlign w:val="center"/>
          </w:tcPr>
          <w:p>
            <w:pPr>
              <w:jc w:val="left"/>
              <w:rPr>
                <w:rFonts w:ascii="宋体" w:hAnsi="宋体" w:cs="宋体"/>
                <w:sz w:val="18"/>
                <w:szCs w:val="18"/>
              </w:rPr>
            </w:pPr>
            <w:ins w:id="13" w:author="Gu Jia" w:date="2017-11-22T09:13:00Z">
              <w:r>
                <w:rPr>
                  <w:rFonts w:hint="eastAsia" w:ascii="宋体" w:hAnsi="宋体" w:cs="宋体"/>
                  <w:sz w:val="18"/>
                  <w:szCs w:val="18"/>
                </w:rPr>
                <w:t>用户认证失败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6" w:type="dxa"/>
            <w:shd w:val="clear" w:color="auto" w:fill="auto"/>
          </w:tcPr>
          <w:p>
            <w:pPr>
              <w:jc w:val="left"/>
            </w:pPr>
            <w:r>
              <w:rPr>
                <w:rFonts w:hint="eastAsia"/>
              </w:rPr>
              <w:t>22</w:t>
            </w:r>
          </w:p>
        </w:tc>
        <w:tc>
          <w:tcPr>
            <w:tcW w:w="6000" w:type="dxa"/>
            <w:shd w:val="clear" w:color="auto" w:fill="auto"/>
            <w:vAlign w:val="center"/>
          </w:tcPr>
          <w:p>
            <w:pPr>
              <w:jc w:val="left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请求IP不在源IP允许范围内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6" w:type="dxa"/>
            <w:shd w:val="clear" w:color="auto" w:fill="auto"/>
          </w:tcPr>
          <w:p>
            <w:pPr>
              <w:jc w:val="left"/>
            </w:pPr>
            <w:r>
              <w:rPr>
                <w:rFonts w:hint="eastAsia"/>
              </w:rPr>
              <w:t>23</w:t>
            </w:r>
          </w:p>
        </w:tc>
        <w:tc>
          <w:tcPr>
            <w:tcW w:w="6000" w:type="dxa"/>
            <w:shd w:val="clear" w:color="auto" w:fill="auto"/>
            <w:vAlign w:val="center"/>
          </w:tcPr>
          <w:p>
            <w:pPr>
              <w:jc w:val="left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访问API权限错误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6" w:type="dxa"/>
            <w:shd w:val="clear" w:color="auto" w:fill="auto"/>
          </w:tcPr>
          <w:p>
            <w:pPr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6000" w:type="dxa"/>
            <w:shd w:val="clear" w:color="auto" w:fill="auto"/>
            <w:vAlign w:val="center"/>
          </w:tcPr>
          <w:p>
            <w:pPr>
              <w:jc w:val="left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请求url格式校验错误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6" w:type="dxa"/>
            <w:shd w:val="clear" w:color="auto" w:fill="auto"/>
          </w:tcPr>
          <w:p>
            <w:pPr>
              <w:jc w:val="left"/>
            </w:pPr>
            <w:r>
              <w:rPr>
                <w:rFonts w:hint="eastAsia"/>
              </w:rPr>
              <w:t>31</w:t>
            </w:r>
          </w:p>
        </w:tc>
        <w:tc>
          <w:tcPr>
            <w:tcW w:w="6000" w:type="dxa"/>
            <w:shd w:val="clear" w:color="auto" w:fill="auto"/>
            <w:vAlign w:val="center"/>
          </w:tcPr>
          <w:p>
            <w:pPr>
              <w:jc w:val="left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请求API标识错误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6" w:type="dxa"/>
            <w:shd w:val="clear" w:color="auto" w:fill="auto"/>
          </w:tcPr>
          <w:p>
            <w:pPr>
              <w:jc w:val="left"/>
            </w:pPr>
            <w:r>
              <w:rPr>
                <w:rFonts w:hint="eastAsia"/>
              </w:rPr>
              <w:t>32</w:t>
            </w:r>
          </w:p>
        </w:tc>
        <w:tc>
          <w:tcPr>
            <w:tcW w:w="6000" w:type="dxa"/>
            <w:shd w:val="clear" w:color="auto" w:fill="auto"/>
            <w:vAlign w:val="center"/>
          </w:tcPr>
          <w:p>
            <w:pPr>
              <w:jc w:val="left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QoS级别错误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516" w:type="dxa"/>
            <w:shd w:val="clear" w:color="auto" w:fill="auto"/>
          </w:tcPr>
          <w:p>
            <w:pPr>
              <w:jc w:val="left"/>
            </w:pPr>
            <w:r>
              <w:rPr>
                <w:rFonts w:hint="eastAsia"/>
              </w:rPr>
              <w:t>40</w:t>
            </w:r>
          </w:p>
        </w:tc>
        <w:tc>
          <w:tcPr>
            <w:tcW w:w="6000" w:type="dxa"/>
            <w:shd w:val="clear" w:color="auto" w:fill="auto"/>
            <w:vAlign w:val="center"/>
          </w:tcPr>
          <w:p>
            <w:pPr>
              <w:jc w:val="left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被用接口处于暂停使用状态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6" w:type="dxa"/>
            <w:shd w:val="clear" w:color="auto" w:fill="auto"/>
          </w:tcPr>
          <w:p>
            <w:pPr>
              <w:jc w:val="left"/>
            </w:pPr>
            <w:r>
              <w:rPr>
                <w:rFonts w:hint="eastAsia"/>
              </w:rPr>
              <w:t>41</w:t>
            </w:r>
          </w:p>
        </w:tc>
        <w:tc>
          <w:tcPr>
            <w:tcW w:w="6000" w:type="dxa"/>
            <w:shd w:val="clear" w:color="auto" w:fill="auto"/>
            <w:vAlign w:val="center"/>
          </w:tcPr>
          <w:p>
            <w:pPr>
              <w:jc w:val="left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所有API日总调用次数超过阀值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6" w:type="dxa"/>
            <w:shd w:val="clear" w:color="auto" w:fill="auto"/>
          </w:tcPr>
          <w:p>
            <w:pPr>
              <w:jc w:val="left"/>
            </w:pPr>
            <w:r>
              <w:rPr>
                <w:rFonts w:hint="eastAsia"/>
              </w:rPr>
              <w:t>42</w:t>
            </w:r>
          </w:p>
        </w:tc>
        <w:tc>
          <w:tcPr>
            <w:tcW w:w="6000" w:type="dxa"/>
            <w:shd w:val="clear" w:color="auto" w:fill="auto"/>
            <w:vAlign w:val="center"/>
          </w:tcPr>
          <w:p>
            <w:pPr>
              <w:jc w:val="left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此API日总调用次数超过阀值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6" w:type="dxa"/>
            <w:shd w:val="clear" w:color="auto" w:fill="auto"/>
          </w:tcPr>
          <w:p>
            <w:pPr>
              <w:jc w:val="left"/>
            </w:pPr>
            <w:r>
              <w:rPr>
                <w:rFonts w:hint="eastAsia"/>
              </w:rPr>
              <w:t>43</w:t>
            </w:r>
          </w:p>
        </w:tc>
        <w:tc>
          <w:tcPr>
            <w:tcW w:w="6000" w:type="dxa"/>
            <w:shd w:val="clear" w:color="auto" w:fill="auto"/>
            <w:vAlign w:val="center"/>
          </w:tcPr>
          <w:p>
            <w:pPr>
              <w:jc w:val="left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所有API并发请求数超过阀值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6" w:type="dxa"/>
            <w:shd w:val="clear" w:color="auto" w:fill="auto"/>
          </w:tcPr>
          <w:p>
            <w:pPr>
              <w:jc w:val="left"/>
            </w:pPr>
            <w:r>
              <w:rPr>
                <w:rFonts w:hint="eastAsia"/>
              </w:rPr>
              <w:t>44</w:t>
            </w:r>
          </w:p>
        </w:tc>
        <w:tc>
          <w:tcPr>
            <w:tcW w:w="6000" w:type="dxa"/>
            <w:shd w:val="clear" w:color="auto" w:fill="auto"/>
            <w:vAlign w:val="center"/>
          </w:tcPr>
          <w:p>
            <w:pPr>
              <w:jc w:val="left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此API并发请求数超过阀值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6" w:type="dxa"/>
            <w:shd w:val="clear" w:color="auto" w:fill="auto"/>
          </w:tcPr>
          <w:p>
            <w:pPr>
              <w:jc w:val="left"/>
            </w:pPr>
            <w:r>
              <w:rPr>
                <w:rFonts w:hint="eastAsia"/>
              </w:rPr>
              <w:t>45</w:t>
            </w:r>
          </w:p>
        </w:tc>
        <w:tc>
          <w:tcPr>
            <w:tcW w:w="6000" w:type="dxa"/>
            <w:shd w:val="clear" w:color="auto" w:fill="auto"/>
            <w:vAlign w:val="center"/>
          </w:tcPr>
          <w:p>
            <w:pPr>
              <w:jc w:val="left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所有API时间段内调用次数超过阀值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6" w:type="dxa"/>
            <w:shd w:val="clear" w:color="auto" w:fill="auto"/>
          </w:tcPr>
          <w:p>
            <w:pPr>
              <w:jc w:val="left"/>
            </w:pPr>
            <w:r>
              <w:rPr>
                <w:rFonts w:hint="eastAsia"/>
              </w:rPr>
              <w:t>46</w:t>
            </w:r>
          </w:p>
        </w:tc>
        <w:tc>
          <w:tcPr>
            <w:tcW w:w="6000" w:type="dxa"/>
            <w:shd w:val="clear" w:color="auto" w:fill="auto"/>
            <w:vAlign w:val="center"/>
          </w:tcPr>
          <w:p>
            <w:pPr>
              <w:jc w:val="left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此API时间段内调用次数超过阀值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6" w:type="dxa"/>
            <w:shd w:val="clear" w:color="auto" w:fill="auto"/>
          </w:tcPr>
          <w:p>
            <w:pPr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6000" w:type="dxa"/>
            <w:shd w:val="clear" w:color="auto" w:fill="auto"/>
            <w:vAlign w:val="center"/>
          </w:tcPr>
          <w:p>
            <w:pPr>
              <w:jc w:val="left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系统升级维护暂停服务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6" w:type="dxa"/>
            <w:shd w:val="clear" w:color="auto" w:fill="auto"/>
          </w:tcPr>
          <w:p>
            <w:pPr>
              <w:jc w:val="left"/>
            </w:pPr>
            <w:r>
              <w:rPr>
                <w:rFonts w:hint="eastAsia"/>
              </w:rPr>
              <w:t>51</w:t>
            </w:r>
          </w:p>
        </w:tc>
        <w:tc>
          <w:tcPr>
            <w:tcW w:w="6000" w:type="dxa"/>
            <w:shd w:val="clear" w:color="auto" w:fill="auto"/>
            <w:vAlign w:val="center"/>
          </w:tcPr>
          <w:p>
            <w:pPr>
              <w:jc w:val="left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系统错误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6" w:type="dxa"/>
            <w:shd w:val="clear" w:color="auto" w:fill="auto"/>
          </w:tcPr>
          <w:p>
            <w:pPr>
              <w:jc w:val="left"/>
            </w:pPr>
            <w:r>
              <w:rPr>
                <w:rFonts w:hint="eastAsia"/>
              </w:rPr>
              <w:t>52</w:t>
            </w:r>
          </w:p>
        </w:tc>
        <w:tc>
          <w:tcPr>
            <w:tcW w:w="6000" w:type="dxa"/>
            <w:shd w:val="clear" w:color="auto" w:fill="auto"/>
            <w:vAlign w:val="center"/>
          </w:tcPr>
          <w:p>
            <w:pPr>
              <w:jc w:val="left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不允许隔日重发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6" w:type="dxa"/>
            <w:shd w:val="clear" w:color="auto" w:fill="auto"/>
          </w:tcPr>
          <w:p>
            <w:pPr>
              <w:jc w:val="left"/>
            </w:pPr>
            <w:r>
              <w:rPr>
                <w:rFonts w:hint="eastAsia"/>
              </w:rPr>
              <w:t>53</w:t>
            </w:r>
          </w:p>
        </w:tc>
        <w:tc>
          <w:tcPr>
            <w:tcW w:w="6000" w:type="dxa"/>
            <w:shd w:val="clear" w:color="auto" w:fill="auto"/>
            <w:vAlign w:val="center"/>
          </w:tcPr>
          <w:p>
            <w:pPr>
              <w:jc w:val="left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应用状态异常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6" w:type="dxa"/>
            <w:shd w:val="clear" w:color="auto" w:fill="auto"/>
          </w:tcPr>
          <w:p>
            <w:pPr>
              <w:jc w:val="left"/>
            </w:pPr>
            <w:r>
              <w:rPr>
                <w:rFonts w:hint="eastAsia"/>
              </w:rPr>
              <w:t>0108</w:t>
            </w:r>
          </w:p>
        </w:tc>
        <w:tc>
          <w:tcPr>
            <w:tcW w:w="6000" w:type="dxa"/>
            <w:shd w:val="clear" w:color="auto" w:fill="auto"/>
            <w:vAlign w:val="center"/>
          </w:tcPr>
          <w:p>
            <w:pPr>
              <w:jc w:val="left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后端</w:t>
            </w:r>
            <w:r>
              <w:rPr>
                <w:rFonts w:ascii="宋体" w:hAnsi="宋体" w:cs="宋体"/>
                <w:color w:val="000000"/>
                <w:sz w:val="18"/>
                <w:szCs w:val="18"/>
              </w:rPr>
              <w:t>返回SoapFault</w:t>
            </w:r>
          </w:p>
        </w:tc>
      </w:tr>
    </w:tbl>
    <w:p>
      <w:pPr>
        <w:jc w:val="left"/>
        <w:rPr>
          <w:rFonts w:ascii="宋体" w:hAnsi="宋体"/>
        </w:rPr>
      </w:pPr>
    </w:p>
    <w:p>
      <w:pPr>
        <w:spacing w:line="360" w:lineRule="auto"/>
        <w:jc w:val="left"/>
        <w:rPr>
          <w:rFonts w:ascii="隶书" w:hAnsi="隶书"/>
          <w:sz w:val="22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鏂囨硥椹跨瓑瀹藉井绫抽粦">
    <w:altName w:val="方正舒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ED7F3C"/>
    <w:multiLevelType w:val="multilevel"/>
    <w:tmpl w:val="74ED7F3C"/>
    <w:lvl w:ilvl="0" w:tentative="0">
      <w:start w:val="1"/>
      <w:numFmt w:val="decimal"/>
      <w:pStyle w:val="15"/>
      <w:lvlText w:val="%1、"/>
      <w:lvlJc w:val="left"/>
      <w:pPr>
        <w:ind w:left="760" w:hanging="380"/>
      </w:pPr>
      <w:rPr>
        <w:rFonts w:hint="eastAsia" w:ascii="隶书" w:hAnsi="隶书"/>
      </w:rPr>
    </w:lvl>
    <w:lvl w:ilvl="1" w:tentative="0">
      <w:start w:val="1"/>
      <w:numFmt w:val="lowerLetter"/>
      <w:pStyle w:val="20"/>
      <w:lvlText w:val="%2)"/>
      <w:lvlJc w:val="left"/>
      <w:pPr>
        <w:ind w:left="1340" w:hanging="480"/>
      </w:pPr>
    </w:lvl>
    <w:lvl w:ilvl="2" w:tentative="0">
      <w:start w:val="1"/>
      <w:numFmt w:val="lowerRoman"/>
      <w:pStyle w:val="30"/>
      <w:lvlText w:val="%3."/>
      <w:lvlJc w:val="right"/>
      <w:pPr>
        <w:ind w:left="1820" w:hanging="480"/>
      </w:pPr>
    </w:lvl>
    <w:lvl w:ilvl="3" w:tentative="0">
      <w:start w:val="1"/>
      <w:numFmt w:val="decimal"/>
      <w:lvlText w:val="%4."/>
      <w:lvlJc w:val="left"/>
      <w:pPr>
        <w:ind w:left="2300" w:hanging="480"/>
      </w:pPr>
    </w:lvl>
    <w:lvl w:ilvl="4" w:tentative="0">
      <w:start w:val="1"/>
      <w:numFmt w:val="lowerLetter"/>
      <w:lvlText w:val="%5)"/>
      <w:lvlJc w:val="left"/>
      <w:pPr>
        <w:ind w:left="2780" w:hanging="480"/>
      </w:pPr>
    </w:lvl>
    <w:lvl w:ilvl="5" w:tentative="0">
      <w:start w:val="1"/>
      <w:numFmt w:val="lowerRoman"/>
      <w:lvlText w:val="%6."/>
      <w:lvlJc w:val="right"/>
      <w:pPr>
        <w:ind w:left="3260" w:hanging="480"/>
      </w:pPr>
    </w:lvl>
    <w:lvl w:ilvl="6" w:tentative="0">
      <w:start w:val="1"/>
      <w:numFmt w:val="decimal"/>
      <w:lvlText w:val="%7."/>
      <w:lvlJc w:val="left"/>
      <w:pPr>
        <w:ind w:left="3740" w:hanging="480"/>
      </w:pPr>
    </w:lvl>
    <w:lvl w:ilvl="7" w:tentative="0">
      <w:start w:val="1"/>
      <w:numFmt w:val="lowerLetter"/>
      <w:lvlText w:val="%8)"/>
      <w:lvlJc w:val="left"/>
      <w:pPr>
        <w:ind w:left="4220" w:hanging="480"/>
      </w:pPr>
    </w:lvl>
    <w:lvl w:ilvl="8" w:tentative="0">
      <w:start w:val="1"/>
      <w:numFmt w:val="lowerRoman"/>
      <w:lvlText w:val="%9."/>
      <w:lvlJc w:val="right"/>
      <w:pPr>
        <w:ind w:left="4700" w:hanging="4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Gu Jia">
    <w15:presenceInfo w15:providerId="None" w15:userId="Gu Ji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20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46C7"/>
    <w:rsid w:val="00036B2C"/>
    <w:rsid w:val="00054694"/>
    <w:rsid w:val="000774E9"/>
    <w:rsid w:val="00126682"/>
    <w:rsid w:val="00145CCE"/>
    <w:rsid w:val="001F0038"/>
    <w:rsid w:val="001F218A"/>
    <w:rsid w:val="0022721D"/>
    <w:rsid w:val="002B6211"/>
    <w:rsid w:val="002C239E"/>
    <w:rsid w:val="002F361A"/>
    <w:rsid w:val="00331B59"/>
    <w:rsid w:val="00355317"/>
    <w:rsid w:val="003769A3"/>
    <w:rsid w:val="00381C50"/>
    <w:rsid w:val="003850E1"/>
    <w:rsid w:val="003A1C28"/>
    <w:rsid w:val="003A4FB8"/>
    <w:rsid w:val="003D53C8"/>
    <w:rsid w:val="00417230"/>
    <w:rsid w:val="004304B7"/>
    <w:rsid w:val="00463AB9"/>
    <w:rsid w:val="00464F1C"/>
    <w:rsid w:val="00477F97"/>
    <w:rsid w:val="00482BF8"/>
    <w:rsid w:val="00495465"/>
    <w:rsid w:val="0049665A"/>
    <w:rsid w:val="004A0417"/>
    <w:rsid w:val="004B3768"/>
    <w:rsid w:val="004F49F1"/>
    <w:rsid w:val="00550522"/>
    <w:rsid w:val="005A2996"/>
    <w:rsid w:val="005B19FC"/>
    <w:rsid w:val="005B6B3F"/>
    <w:rsid w:val="005E504C"/>
    <w:rsid w:val="00602A43"/>
    <w:rsid w:val="00605E6B"/>
    <w:rsid w:val="006241ED"/>
    <w:rsid w:val="00633D3C"/>
    <w:rsid w:val="00693F0D"/>
    <w:rsid w:val="006D42FB"/>
    <w:rsid w:val="006D7D6A"/>
    <w:rsid w:val="00700FE2"/>
    <w:rsid w:val="00733BD2"/>
    <w:rsid w:val="007703C9"/>
    <w:rsid w:val="007C5876"/>
    <w:rsid w:val="007D133E"/>
    <w:rsid w:val="007E09E3"/>
    <w:rsid w:val="008437A7"/>
    <w:rsid w:val="008A6022"/>
    <w:rsid w:val="00927EC3"/>
    <w:rsid w:val="009542A7"/>
    <w:rsid w:val="009828D4"/>
    <w:rsid w:val="009C1444"/>
    <w:rsid w:val="00A92204"/>
    <w:rsid w:val="00BC7504"/>
    <w:rsid w:val="00BE56ED"/>
    <w:rsid w:val="00C60AF1"/>
    <w:rsid w:val="00C84658"/>
    <w:rsid w:val="00CC62E1"/>
    <w:rsid w:val="00D05E2E"/>
    <w:rsid w:val="00D07423"/>
    <w:rsid w:val="00D21841"/>
    <w:rsid w:val="00D46780"/>
    <w:rsid w:val="00D6151D"/>
    <w:rsid w:val="00DA65E5"/>
    <w:rsid w:val="00E102C2"/>
    <w:rsid w:val="00E15D97"/>
    <w:rsid w:val="00E35A81"/>
    <w:rsid w:val="00E56041"/>
    <w:rsid w:val="00E614EC"/>
    <w:rsid w:val="00E62685"/>
    <w:rsid w:val="00EB14F1"/>
    <w:rsid w:val="00EB46C7"/>
    <w:rsid w:val="00EC525A"/>
    <w:rsid w:val="00EE7384"/>
    <w:rsid w:val="00F0619F"/>
    <w:rsid w:val="00F5331B"/>
    <w:rsid w:val="00F82AFE"/>
    <w:rsid w:val="00FB5ECC"/>
    <w:rsid w:val="00FF0BD3"/>
    <w:rsid w:val="01123753"/>
    <w:rsid w:val="140F638A"/>
    <w:rsid w:val="1D4D5AFD"/>
    <w:rsid w:val="2A2D7426"/>
    <w:rsid w:val="35BF3E6C"/>
    <w:rsid w:val="42F179A6"/>
    <w:rsid w:val="4830797A"/>
    <w:rsid w:val="4ACA637D"/>
    <w:rsid w:val="5B895449"/>
    <w:rsid w:val="709674C6"/>
    <w:rsid w:val="7EFF4D50"/>
    <w:rsid w:val="9E757D81"/>
    <w:rsid w:val="EEDFEB72"/>
    <w:rsid w:val="FF7FE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8"/>
    <w:basedOn w:val="1"/>
    <w:next w:val="1"/>
    <w:link w:val="34"/>
    <w:unhideWhenUsed/>
    <w:qFormat/>
    <w:uiPriority w:val="9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6">
    <w:name w:val="heading 9"/>
    <w:basedOn w:val="1"/>
    <w:next w:val="1"/>
    <w:link w:val="33"/>
    <w:unhideWhenUsed/>
    <w:qFormat/>
    <w:uiPriority w:val="9"/>
    <w:pPr>
      <w:keepNext/>
      <w:keepLines/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12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Document Map"/>
    <w:basedOn w:val="1"/>
    <w:link w:val="32"/>
    <w:unhideWhenUsed/>
    <w:uiPriority w:val="99"/>
    <w:rPr>
      <w:sz w:val="24"/>
    </w:rPr>
  </w:style>
  <w:style w:type="paragraph" w:styleId="8">
    <w:name w:val="annotation text"/>
    <w:basedOn w:val="1"/>
    <w:link w:val="23"/>
    <w:qFormat/>
    <w:uiPriority w:val="0"/>
    <w:pPr>
      <w:jc w:val="left"/>
    </w:pPr>
    <w:rPr>
      <w:rFonts w:asciiTheme="minorHAnsi" w:hAnsiTheme="minorHAnsi" w:eastAsiaTheme="minorEastAsia" w:cstheme="minorBidi"/>
    </w:rPr>
  </w:style>
  <w:style w:type="paragraph" w:styleId="9">
    <w:name w:val="Balloon Text"/>
    <w:basedOn w:val="1"/>
    <w:link w:val="27"/>
    <w:unhideWhenUsed/>
    <w:qFormat/>
    <w:uiPriority w:val="99"/>
    <w:rPr>
      <w:sz w:val="18"/>
      <w:szCs w:val="18"/>
    </w:rPr>
  </w:style>
  <w:style w:type="paragraph" w:styleId="10">
    <w:name w:val="annotation subject"/>
    <w:basedOn w:val="8"/>
    <w:next w:val="8"/>
    <w:link w:val="36"/>
    <w:unhideWhenUsed/>
    <w:qFormat/>
    <w:uiPriority w:val="99"/>
    <w:rPr>
      <w:rFonts w:ascii="Times New Roman" w:hAnsi="Times New Roman" w:eastAsia="宋体" w:cs="Times New Roman"/>
      <w:b/>
      <w:bCs/>
    </w:rPr>
  </w:style>
  <w:style w:type="character" w:styleId="13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annotation reference"/>
    <w:qFormat/>
    <w:uiPriority w:val="0"/>
    <w:rPr>
      <w:sz w:val="21"/>
      <w:szCs w:val="21"/>
    </w:rPr>
  </w:style>
  <w:style w:type="paragraph" w:customStyle="1" w:styleId="15">
    <w:name w:val="MM Topic 1"/>
    <w:basedOn w:val="2"/>
    <w:qFormat/>
    <w:uiPriority w:val="0"/>
    <w:pPr>
      <w:numPr>
        <w:ilvl w:val="0"/>
        <w:numId w:val="1"/>
      </w:numPr>
      <w:tabs>
        <w:tab w:val="left" w:pos="425"/>
      </w:tabs>
    </w:pPr>
  </w:style>
  <w:style w:type="character" w:customStyle="1" w:styleId="16">
    <w:name w:val="标题 1 Char"/>
    <w:basedOn w:val="12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17">
    <w:name w:val="列出段落1"/>
    <w:basedOn w:val="1"/>
    <w:qFormat/>
    <w:uiPriority w:val="34"/>
    <w:pPr>
      <w:ind w:firstLine="420" w:firstLineChars="200"/>
    </w:pPr>
  </w:style>
  <w:style w:type="character" w:customStyle="1" w:styleId="18">
    <w:name w:val="文档正文 Char Char"/>
    <w:link w:val="19"/>
    <w:qFormat/>
    <w:uiPriority w:val="0"/>
    <w:rPr>
      <w:rFonts w:ascii="宋体" w:hAnsi="Arial"/>
    </w:rPr>
  </w:style>
  <w:style w:type="paragraph" w:customStyle="1" w:styleId="19">
    <w:name w:val="文档正文"/>
    <w:basedOn w:val="1"/>
    <w:link w:val="18"/>
    <w:qFormat/>
    <w:uiPriority w:val="0"/>
    <w:pPr>
      <w:adjustRightInd w:val="0"/>
      <w:spacing w:line="480" w:lineRule="atLeast"/>
      <w:ind w:firstLine="480" w:firstLineChars="200"/>
      <w:textAlignment w:val="baseline"/>
    </w:pPr>
    <w:rPr>
      <w:rFonts w:ascii="宋体" w:hAnsi="Arial" w:eastAsiaTheme="minorEastAsia" w:cstheme="minorBidi"/>
      <w:sz w:val="24"/>
    </w:rPr>
  </w:style>
  <w:style w:type="paragraph" w:customStyle="1" w:styleId="20">
    <w:name w:val="MM Topic 2"/>
    <w:basedOn w:val="3"/>
    <w:qFormat/>
    <w:uiPriority w:val="0"/>
    <w:pPr>
      <w:numPr>
        <w:ilvl w:val="1"/>
        <w:numId w:val="1"/>
      </w:numPr>
      <w:tabs>
        <w:tab w:val="left" w:pos="992"/>
      </w:tabs>
    </w:pPr>
    <w:rPr>
      <w:rFonts w:ascii="Arial" w:hAnsi="Arial" w:eastAsia="黑体" w:cs="Times New Roman"/>
    </w:rPr>
  </w:style>
  <w:style w:type="paragraph" w:customStyle="1" w:styleId="21">
    <w:name w:val="列出段落111"/>
    <w:basedOn w:val="1"/>
    <w:qFormat/>
    <w:uiPriority w:val="34"/>
    <w:pPr>
      <w:widowControl/>
      <w:spacing w:after="120" w:line="360" w:lineRule="auto"/>
      <w:ind w:firstLine="420" w:firstLineChars="200"/>
      <w:jc w:val="left"/>
    </w:pPr>
    <w:rPr>
      <w:rFonts w:ascii="Calibri" w:hAnsi="Calibri" w:cs="黑体"/>
      <w:kern w:val="0"/>
      <w:sz w:val="22"/>
      <w:szCs w:val="22"/>
    </w:rPr>
  </w:style>
  <w:style w:type="character" w:customStyle="1" w:styleId="22">
    <w:name w:val="标题 2 Char"/>
    <w:basedOn w:val="12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3">
    <w:name w:val="批注文字 Char"/>
    <w:link w:val="8"/>
    <w:qFormat/>
    <w:uiPriority w:val="0"/>
    <w:rPr>
      <w:sz w:val="21"/>
    </w:rPr>
  </w:style>
  <w:style w:type="character" w:customStyle="1" w:styleId="24">
    <w:name w:val="code Char"/>
    <w:link w:val="25"/>
    <w:qFormat/>
    <w:uiPriority w:val="0"/>
    <w:rPr>
      <w:rFonts w:ascii="Consolas" w:hAnsi="Consolas" w:cs="Consolas"/>
      <w:sz w:val="18"/>
      <w:szCs w:val="18"/>
      <w:shd w:val="clear" w:color="auto" w:fill="DEEAF6"/>
    </w:rPr>
  </w:style>
  <w:style w:type="paragraph" w:customStyle="1" w:styleId="25">
    <w:name w:val="code"/>
    <w:basedOn w:val="1"/>
    <w:link w:val="24"/>
    <w:qFormat/>
    <w:uiPriority w:val="0"/>
    <w:pPr>
      <w:widowControl/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color="auto" w:fill="DEEAF6"/>
      <w:spacing w:line="360" w:lineRule="auto"/>
      <w:contextualSpacing/>
      <w:jc w:val="left"/>
    </w:pPr>
    <w:rPr>
      <w:rFonts w:ascii="Consolas" w:hAnsi="Consolas" w:cs="Consolas" w:eastAsiaTheme="minorEastAsia"/>
      <w:sz w:val="18"/>
      <w:szCs w:val="18"/>
    </w:rPr>
  </w:style>
  <w:style w:type="character" w:customStyle="1" w:styleId="26">
    <w:name w:val="批注文字字符1"/>
    <w:basedOn w:val="12"/>
    <w:semiHidden/>
    <w:qFormat/>
    <w:uiPriority w:val="99"/>
    <w:rPr>
      <w:rFonts w:ascii="Times New Roman" w:hAnsi="Times New Roman" w:eastAsia="宋体" w:cs="Times New Roman"/>
      <w:sz w:val="21"/>
    </w:rPr>
  </w:style>
  <w:style w:type="character" w:customStyle="1" w:styleId="27">
    <w:name w:val="批注框文本 Char"/>
    <w:basedOn w:val="12"/>
    <w:link w:val="9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8">
    <w:name w:val="列出段落 Char"/>
    <w:link w:val="29"/>
    <w:qFormat/>
    <w:uiPriority w:val="34"/>
  </w:style>
  <w:style w:type="paragraph" w:customStyle="1" w:styleId="29">
    <w:name w:val="列出段落11"/>
    <w:basedOn w:val="1"/>
    <w:link w:val="28"/>
    <w:qFormat/>
    <w:uiPriority w:val="34"/>
    <w:pPr>
      <w:widowControl/>
      <w:spacing w:after="120" w:line="360" w:lineRule="auto"/>
      <w:ind w:firstLine="420" w:firstLineChars="200"/>
      <w:jc w:val="left"/>
    </w:pPr>
    <w:rPr>
      <w:rFonts w:asciiTheme="minorHAnsi" w:hAnsiTheme="minorHAnsi" w:eastAsiaTheme="minorEastAsia" w:cstheme="minorBidi"/>
      <w:sz w:val="24"/>
    </w:rPr>
  </w:style>
  <w:style w:type="paragraph" w:customStyle="1" w:styleId="30">
    <w:name w:val="MM Topic 3"/>
    <w:basedOn w:val="4"/>
    <w:qFormat/>
    <w:uiPriority w:val="0"/>
    <w:pPr>
      <w:numPr>
        <w:ilvl w:val="2"/>
        <w:numId w:val="1"/>
      </w:numPr>
      <w:tabs>
        <w:tab w:val="left" w:pos="1418"/>
      </w:tabs>
    </w:pPr>
  </w:style>
  <w:style w:type="character" w:customStyle="1" w:styleId="31">
    <w:name w:val="标题 3 Char"/>
    <w:basedOn w:val="12"/>
    <w:link w:val="4"/>
    <w:semiHidden/>
    <w:qFormat/>
    <w:uiPriority w:val="9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32">
    <w:name w:val="文档结构图 Char"/>
    <w:basedOn w:val="12"/>
    <w:link w:val="7"/>
    <w:semiHidden/>
    <w:qFormat/>
    <w:uiPriority w:val="99"/>
    <w:rPr>
      <w:rFonts w:ascii="Times New Roman" w:hAnsi="Times New Roman" w:eastAsia="宋体" w:cs="Times New Roman"/>
    </w:rPr>
  </w:style>
  <w:style w:type="character" w:customStyle="1" w:styleId="33">
    <w:name w:val="标题 9 Char"/>
    <w:basedOn w:val="12"/>
    <w:link w:val="6"/>
    <w:semiHidden/>
    <w:qFormat/>
    <w:uiPriority w:val="9"/>
    <w:rPr>
      <w:rFonts w:asciiTheme="majorHAnsi" w:hAnsiTheme="majorHAnsi" w:eastAsiaTheme="majorEastAsia" w:cstheme="majorBidi"/>
      <w:sz w:val="21"/>
      <w:szCs w:val="21"/>
    </w:rPr>
  </w:style>
  <w:style w:type="character" w:customStyle="1" w:styleId="34">
    <w:name w:val="标题 8 Char"/>
    <w:basedOn w:val="12"/>
    <w:link w:val="5"/>
    <w:semiHidden/>
    <w:qFormat/>
    <w:uiPriority w:val="9"/>
    <w:rPr>
      <w:rFonts w:asciiTheme="majorHAnsi" w:hAnsiTheme="majorHAnsi" w:eastAsiaTheme="majorEastAsia" w:cstheme="majorBidi"/>
    </w:rPr>
  </w:style>
  <w:style w:type="paragraph" w:customStyle="1" w:styleId="35">
    <w:name w:val="修订版本号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36">
    <w:name w:val="批注主题 Char"/>
    <w:basedOn w:val="23"/>
    <w:link w:val="10"/>
    <w:semiHidden/>
    <w:qFormat/>
    <w:uiPriority w:val="99"/>
    <w:rPr>
      <w:rFonts w:ascii="Times New Roman" w:hAnsi="Times New Roman" w:eastAsia="宋体" w:cs="Times New Roman"/>
      <w:b/>
      <w:bCs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emf"/><Relationship Id="rId8" Type="http://schemas.openxmlformats.org/officeDocument/2006/relationships/oleObject" Target="embeddings/oleObject1.bin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microsoft.com/office/2011/relationships/people" Target="people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4DA817-3F25-4079-8521-8D15096FDDB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11</Pages>
  <Words>985</Words>
  <Characters>5619</Characters>
  <Lines>46</Lines>
  <Paragraphs>13</Paragraphs>
  <TotalTime>4</TotalTime>
  <ScaleCrop>false</ScaleCrop>
  <LinksUpToDate>false</LinksUpToDate>
  <CharactersWithSpaces>6591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2017-12-27T08:05:00Z</dcterms:created>
  <dc:creator>Microsoft Office 用户</dc:creator>
  <cp:lastModifiedBy>15250</cp:lastModifiedBy>
  <dcterms:modified xsi:type="dcterms:W3CDTF">2023-09-06T09:46:36Z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B98B98CB34B84C2391E6BE420D23AE9F</vt:lpwstr>
  </property>
</Properties>
</file>